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232594" w14:textId="77777777" w:rsidR="00500742" w:rsidRDefault="00500742" w:rsidP="00500742">
      <w:pPr>
        <w:pStyle w:val="a2"/>
      </w:pPr>
    </w:p>
    <w:p w14:paraId="77658F3B" w14:textId="77777777" w:rsidR="00500742" w:rsidRDefault="00500742" w:rsidP="00500742">
      <w:pPr>
        <w:pStyle w:val="a2"/>
      </w:pPr>
    </w:p>
    <w:p w14:paraId="0E34BD01" w14:textId="77777777" w:rsidR="00500742" w:rsidRDefault="00500742" w:rsidP="00500742">
      <w:pPr>
        <w:pStyle w:val="a2"/>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a2"/>
      </w:pPr>
    </w:p>
    <w:p w14:paraId="6F72959F" w14:textId="77777777" w:rsidR="00500742" w:rsidRDefault="00500742" w:rsidP="00500742">
      <w:pPr>
        <w:pStyle w:val="a2"/>
      </w:pPr>
    </w:p>
    <w:p w14:paraId="19E2EDC6" w14:textId="77777777" w:rsidR="00500742" w:rsidRDefault="00500742" w:rsidP="00500742">
      <w:pPr>
        <w:pStyle w:val="a2"/>
      </w:pPr>
    </w:p>
    <w:p w14:paraId="31C885E5" w14:textId="77777777" w:rsidR="00500742" w:rsidRDefault="00500742" w:rsidP="00500742">
      <w:pPr>
        <w:pStyle w:val="a2"/>
      </w:pPr>
    </w:p>
    <w:p w14:paraId="74C5682C" w14:textId="77777777" w:rsidR="00500742" w:rsidRDefault="00500742" w:rsidP="00500742">
      <w:pPr>
        <w:pStyle w:val="a2"/>
      </w:pPr>
    </w:p>
    <w:p w14:paraId="543A52D9" w14:textId="77777777" w:rsidR="00500742" w:rsidRDefault="00500742" w:rsidP="00500742">
      <w:pPr>
        <w:pStyle w:val="a2"/>
      </w:pPr>
    </w:p>
    <w:p w14:paraId="5C893A34" w14:textId="77777777" w:rsidR="00500742" w:rsidRDefault="00500742" w:rsidP="00500742">
      <w:pPr>
        <w:pStyle w:val="a2"/>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af1"/>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3331DAC1" w:rsidR="00500742" w:rsidRPr="00D04DA9" w:rsidRDefault="00950730"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950730">
              <w:rPr>
                <w:rFonts w:ascii="Arial" w:eastAsiaTheme="minorEastAsia" w:hAnsi="Arial" w:cs="Arial"/>
                <w:b/>
                <w:bCs/>
                <w:caps/>
                <w:color w:val="464547"/>
                <w:sz w:val="44"/>
                <w:szCs w:val="44"/>
              </w:rPr>
              <w:t>Subject</w:t>
            </w:r>
            <w:r>
              <w:rPr>
                <w:rFonts w:ascii="Arial" w:eastAsiaTheme="minorEastAsia" w:hAnsi="Arial" w:cs="Arial"/>
                <w:b/>
                <w:bCs/>
                <w:caps/>
                <w:color w:val="464547"/>
                <w:sz w:val="44"/>
                <w:szCs w:val="44"/>
              </w:rPr>
              <w:t xml:space="preserve"> </w:t>
            </w:r>
            <w:r w:rsidRPr="00950730">
              <w:rPr>
                <w:rFonts w:ascii="Arial" w:eastAsiaTheme="minorEastAsia" w:hAnsi="Arial" w:cs="Arial"/>
                <w:b/>
                <w:bCs/>
                <w:caps/>
                <w:color w:val="464547"/>
                <w:sz w:val="44"/>
                <w:szCs w:val="44"/>
              </w:rPr>
              <w:t>areas</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a2"/>
      </w:pPr>
    </w:p>
    <w:p w14:paraId="4311A786" w14:textId="44991D42" w:rsidR="00500742" w:rsidRPr="000237A1" w:rsidRDefault="000237A1" w:rsidP="000237A1">
      <w:pPr>
        <w:pStyle w:val="af7"/>
        <w:rPr>
          <w:rPrChange w:id="0" w:author="Recruiter" w:date="2026-04-27T22:35:00Z">
            <w:rPr>
              <w:rFonts w:ascii="Trebuchet MS" w:hAnsi="Trebuchet MS"/>
              <w:color w:val="464547"/>
            </w:rPr>
          </w:rPrChange>
        </w:rPr>
        <w:pPrChange w:id="1" w:author="Recruiter" w:date="2026-04-27T22:35:00Z">
          <w:pPr>
            <w:widowControl/>
            <w:spacing w:line="240" w:lineRule="auto"/>
          </w:pPr>
        </w:pPrChange>
      </w:pPr>
      <w:ins w:id="2" w:author="Recruiter" w:date="2026-04-27T22:35:00Z">
        <w:r>
          <w:rPr>
            <w:noProof/>
          </w:rPr>
          <w:drawing>
            <wp:inline distT="0" distB="0" distL="0" distR="0" wp14:anchorId="410450C8" wp14:editId="0281C30E">
              <wp:extent cx="5941695" cy="1864407"/>
              <wp:effectExtent l="0" t="0" r="1905" b="2540"/>
              <wp:docPr id="1" name="Рисунок 1" descr="C:\Users\Recruiter\Documents\DB\logical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cruiter\Documents\DB\logical_model.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695" cy="1864407"/>
                      </a:xfrm>
                      <a:prstGeom prst="rect">
                        <a:avLst/>
                      </a:prstGeom>
                      <a:noFill/>
                      <a:ln>
                        <a:noFill/>
                      </a:ln>
                    </pic:spPr>
                  </pic:pic>
                </a:graphicData>
              </a:graphic>
            </wp:inline>
          </w:drawing>
        </w:r>
      </w:ins>
      <w:r w:rsidR="00500742">
        <w:br w:type="page"/>
      </w:r>
    </w:p>
    <w:p w14:paraId="1754854A" w14:textId="77777777" w:rsidR="00500742" w:rsidRDefault="00500742" w:rsidP="00500742">
      <w:pPr>
        <w:pStyle w:val="a2"/>
      </w:pPr>
    </w:p>
    <w:p w14:paraId="208A37E9" w14:textId="77777777" w:rsidR="00500742" w:rsidRPr="00713C48" w:rsidRDefault="00500742" w:rsidP="00500742">
      <w:pPr>
        <w:pStyle w:val="af3"/>
      </w:pPr>
      <w:bookmarkStart w:id="3" w:name="_Toc456598587"/>
      <w:bookmarkStart w:id="4" w:name="_Toc456600918"/>
      <w:bookmarkStart w:id="5" w:name="_Toc2484421"/>
      <w:bookmarkStart w:id="6" w:name="_Toc4475558"/>
      <w:r w:rsidRPr="00713C48">
        <w:t>Contents</w:t>
      </w:r>
    </w:p>
    <w:p w14:paraId="5B80CBBC" w14:textId="7661780F" w:rsidR="00407DD5" w:rsidRDefault="00500742">
      <w:pPr>
        <w:pStyle w:val="11"/>
        <w:tabs>
          <w:tab w:val="left" w:pos="400"/>
          <w:tab w:val="right" w:leader="dot" w:pos="9347"/>
        </w:tabs>
        <w:rPr>
          <w:rFonts w:asciiTheme="minorHAnsi" w:eastAsiaTheme="minorEastAsia" w:hAnsiTheme="minorHAnsi" w:cstheme="minorBidi"/>
          <w:bCs w:val="0"/>
          <w:caps w:val="0"/>
          <w:noProof/>
          <w:color w:val="auto"/>
          <w:sz w:val="22"/>
          <w:szCs w:val="22"/>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62212630" w:history="1">
        <w:r w:rsidR="00407DD5" w:rsidRPr="00CF14D8">
          <w:rPr>
            <w:rStyle w:val="ab"/>
            <w:rFonts w:eastAsia="MS Gothic"/>
            <w:noProof/>
          </w:rPr>
          <w:t>1</w:t>
        </w:r>
        <w:r w:rsidR="00407DD5">
          <w:rPr>
            <w:rFonts w:asciiTheme="minorHAnsi" w:eastAsiaTheme="minorEastAsia" w:hAnsiTheme="minorHAnsi" w:cstheme="minorBidi"/>
            <w:bCs w:val="0"/>
            <w:caps w:val="0"/>
            <w:noProof/>
            <w:color w:val="auto"/>
            <w:sz w:val="22"/>
            <w:szCs w:val="22"/>
          </w:rPr>
          <w:tab/>
        </w:r>
        <w:r w:rsidR="00407DD5" w:rsidRPr="00CF14D8">
          <w:rPr>
            <w:rStyle w:val="ab"/>
            <w:rFonts w:eastAsia="MS Gothic"/>
            <w:noProof/>
          </w:rPr>
          <w:t>Business Description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_Toc62212630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7714CE33" w14:textId="2F89B005" w:rsidR="00407DD5" w:rsidRDefault="00E3777A">
      <w:pPr>
        <w:pStyle w:val="22"/>
        <w:tabs>
          <w:tab w:val="left" w:pos="880"/>
          <w:tab w:val="right" w:leader="dot" w:pos="9347"/>
        </w:tabs>
        <w:rPr>
          <w:rFonts w:asciiTheme="minorHAnsi" w:eastAsiaTheme="minorEastAsia" w:hAnsiTheme="minorHAnsi" w:cstheme="minorBidi"/>
          <w:noProof/>
          <w:sz w:val="22"/>
          <w:szCs w:val="22"/>
        </w:rPr>
      </w:pPr>
      <w:hyperlink w:anchor="_Toc62212631" w:history="1">
        <w:r w:rsidR="00407DD5" w:rsidRPr="00CF14D8">
          <w:rPr>
            <w:rStyle w:val="ab"/>
            <w:rFonts w:eastAsia="MS Gothic"/>
            <w:noProof/>
          </w:rPr>
          <w:t>1.1</w:t>
        </w:r>
        <w:r w:rsidR="00407DD5">
          <w:rPr>
            <w:rFonts w:asciiTheme="minorHAnsi" w:eastAsiaTheme="minorEastAsia" w:hAnsiTheme="minorHAnsi" w:cstheme="minorBidi"/>
            <w:noProof/>
            <w:sz w:val="22"/>
            <w:szCs w:val="22"/>
          </w:rPr>
          <w:tab/>
        </w:r>
        <w:r w:rsidR="00407DD5" w:rsidRPr="00CF14D8">
          <w:rPr>
            <w:rStyle w:val="ab"/>
            <w:rFonts w:eastAsia="MS Gothic"/>
            <w:noProof/>
          </w:rPr>
          <w:t>Business background</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_Toc62212631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743771BC" w14:textId="3DEEC2AB" w:rsidR="00407DD5" w:rsidRDefault="00E3777A">
      <w:pPr>
        <w:pStyle w:val="22"/>
        <w:tabs>
          <w:tab w:val="left" w:pos="880"/>
          <w:tab w:val="right" w:leader="dot" w:pos="9347"/>
        </w:tabs>
        <w:rPr>
          <w:rFonts w:asciiTheme="minorHAnsi" w:eastAsiaTheme="minorEastAsia" w:hAnsiTheme="minorHAnsi" w:cstheme="minorBidi"/>
          <w:noProof/>
          <w:sz w:val="22"/>
          <w:szCs w:val="22"/>
        </w:rPr>
      </w:pPr>
      <w:hyperlink w:anchor="_Toc62212632" w:history="1">
        <w:r w:rsidR="00407DD5" w:rsidRPr="00CF14D8">
          <w:rPr>
            <w:rStyle w:val="ab"/>
            <w:rFonts w:eastAsia="MS Gothic"/>
            <w:noProof/>
          </w:rPr>
          <w:t>1.2</w:t>
        </w:r>
        <w:r w:rsidR="00407DD5">
          <w:rPr>
            <w:rFonts w:asciiTheme="minorHAnsi" w:eastAsiaTheme="minorEastAsia" w:hAnsiTheme="minorHAnsi" w:cstheme="minorBidi"/>
            <w:noProof/>
            <w:sz w:val="22"/>
            <w:szCs w:val="22"/>
          </w:rPr>
          <w:tab/>
        </w:r>
        <w:r w:rsidR="00407DD5" w:rsidRPr="00CF14D8">
          <w:rPr>
            <w:rStyle w:val="ab"/>
            <w:rFonts w:eastAsia="MS Gothic"/>
            <w:noProof/>
          </w:rPr>
          <w:t>Problems. Current Situation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_Toc62212632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0E133934" w14:textId="54C61E7C" w:rsidR="00407DD5" w:rsidRDefault="00E3777A" w:rsidP="6D4B84C2">
      <w:pPr>
        <w:pStyle w:val="22"/>
        <w:tabs>
          <w:tab w:val="left" w:pos="880"/>
          <w:tab w:val="right" w:leader="dot" w:pos="9347"/>
        </w:tabs>
        <w:rPr>
          <w:rFonts w:asciiTheme="minorHAnsi" w:eastAsiaTheme="minorEastAsia" w:hAnsiTheme="minorHAnsi" w:cstheme="minorBidi"/>
          <w:noProof/>
          <w:sz w:val="22"/>
          <w:szCs w:val="22"/>
        </w:rPr>
      </w:pPr>
      <w:hyperlink w:anchor="_Toc62212633" w:history="1">
        <w:r w:rsidR="00407DD5" w:rsidRPr="00CF14D8">
          <w:rPr>
            <w:rStyle w:val="ab"/>
            <w:rFonts w:eastAsia="MS Gothic"/>
            <w:noProof/>
          </w:rPr>
          <w:t>1.3</w:t>
        </w:r>
        <w:r w:rsidR="00407DD5">
          <w:rPr>
            <w:rFonts w:asciiTheme="minorHAnsi" w:eastAsiaTheme="minorEastAsia" w:hAnsiTheme="minorHAnsi" w:cstheme="minorBidi"/>
            <w:noProof/>
            <w:sz w:val="22"/>
            <w:szCs w:val="22"/>
          </w:rPr>
          <w:tab/>
        </w:r>
        <w:r w:rsidR="002B3847">
          <w:rPr>
            <w:rStyle w:val="ab"/>
            <w:rFonts w:eastAsia="MS Gothic"/>
            <w:noProof/>
          </w:rPr>
          <w:t>The b</w:t>
        </w:r>
        <w:r w:rsidR="00407DD5" w:rsidRPr="00CF14D8">
          <w:rPr>
            <w:rStyle w:val="ab"/>
            <w:rFonts w:eastAsia="MS Gothic"/>
            <w:noProof/>
          </w:rPr>
          <w:t xml:space="preserve">enefits </w:t>
        </w:r>
        <w:r w:rsidR="002B3847">
          <w:rPr>
            <w:rStyle w:val="ab"/>
            <w:rFonts w:eastAsia="MS Gothic"/>
            <w:noProof/>
          </w:rPr>
          <w:t>of</w:t>
        </w:r>
        <w:r w:rsidR="00407DD5" w:rsidRPr="00CF14D8">
          <w:rPr>
            <w:rStyle w:val="ab"/>
            <w:rFonts w:eastAsia="MS Gothic"/>
            <w:noProof/>
          </w:rPr>
          <w:t xml:space="preserve"> implementing a database. Project Vision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_Toc62212633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128635C4" w14:textId="349EDCCA" w:rsidR="00407DD5" w:rsidRDefault="00E3777A">
      <w:pPr>
        <w:pStyle w:val="11"/>
        <w:tabs>
          <w:tab w:val="left" w:pos="400"/>
          <w:tab w:val="right" w:leader="dot" w:pos="9347"/>
        </w:tabs>
        <w:rPr>
          <w:rFonts w:asciiTheme="minorHAnsi" w:eastAsiaTheme="minorEastAsia" w:hAnsiTheme="minorHAnsi" w:cstheme="minorBidi"/>
          <w:bCs w:val="0"/>
          <w:caps w:val="0"/>
          <w:noProof/>
          <w:color w:val="auto"/>
          <w:sz w:val="22"/>
          <w:szCs w:val="22"/>
        </w:rPr>
      </w:pPr>
      <w:hyperlink w:anchor="_Toc62212634" w:history="1">
        <w:r w:rsidR="00407DD5" w:rsidRPr="00CF14D8">
          <w:rPr>
            <w:rStyle w:val="ab"/>
            <w:rFonts w:eastAsia="MS Gothic"/>
            <w:noProof/>
          </w:rPr>
          <w:t>2</w:t>
        </w:r>
        <w:r w:rsidR="00407DD5">
          <w:rPr>
            <w:rFonts w:asciiTheme="minorHAnsi" w:eastAsiaTheme="minorEastAsia" w:hAnsiTheme="minorHAnsi" w:cstheme="minorBidi"/>
            <w:bCs w:val="0"/>
            <w:caps w:val="0"/>
            <w:noProof/>
            <w:color w:val="auto"/>
            <w:sz w:val="22"/>
            <w:szCs w:val="22"/>
          </w:rPr>
          <w:tab/>
        </w:r>
        <w:r w:rsidR="00407DD5" w:rsidRPr="00CF14D8">
          <w:rPr>
            <w:rStyle w:val="ab"/>
            <w:rFonts w:eastAsia="MS Gothic"/>
            <w:noProof/>
          </w:rPr>
          <w:t>Model description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_Toc62212634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41C96AAF" w14:textId="1B137751" w:rsidR="00407DD5" w:rsidRDefault="00E3777A">
      <w:pPr>
        <w:pStyle w:val="22"/>
        <w:tabs>
          <w:tab w:val="left" w:pos="880"/>
          <w:tab w:val="right" w:leader="dot" w:pos="9347"/>
        </w:tabs>
        <w:rPr>
          <w:rFonts w:asciiTheme="minorHAnsi" w:eastAsiaTheme="minorEastAsia" w:hAnsiTheme="minorHAnsi" w:cstheme="minorBidi"/>
          <w:noProof/>
          <w:sz w:val="22"/>
          <w:szCs w:val="22"/>
        </w:rPr>
      </w:pPr>
      <w:hyperlink w:anchor="_Toc62212635" w:history="1">
        <w:r w:rsidR="00407DD5" w:rsidRPr="00CF14D8">
          <w:rPr>
            <w:rStyle w:val="ab"/>
            <w:rFonts w:eastAsia="MS Gothic"/>
            <w:noProof/>
          </w:rPr>
          <w:t>2.1</w:t>
        </w:r>
        <w:r w:rsidR="00407DD5">
          <w:rPr>
            <w:rFonts w:asciiTheme="minorHAnsi" w:eastAsiaTheme="minorEastAsia" w:hAnsiTheme="minorHAnsi" w:cstheme="minorBidi"/>
            <w:noProof/>
            <w:sz w:val="22"/>
            <w:szCs w:val="22"/>
          </w:rPr>
          <w:tab/>
        </w:r>
        <w:r w:rsidR="00407DD5" w:rsidRPr="00CF14D8">
          <w:rPr>
            <w:rStyle w:val="ab"/>
            <w:rFonts w:eastAsia="MS Gothic"/>
            <w:noProof/>
          </w:rPr>
          <w:t>Definitions &amp; Acronyms</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_Toc62212635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670E842D" w14:textId="0E364FEB" w:rsidR="00407DD5" w:rsidRDefault="00E3777A">
      <w:pPr>
        <w:pStyle w:val="22"/>
        <w:tabs>
          <w:tab w:val="left" w:pos="880"/>
          <w:tab w:val="right" w:leader="dot" w:pos="9347"/>
        </w:tabs>
        <w:rPr>
          <w:rFonts w:asciiTheme="minorHAnsi" w:eastAsiaTheme="minorEastAsia" w:hAnsiTheme="minorHAnsi" w:cstheme="minorBidi"/>
          <w:noProof/>
          <w:sz w:val="22"/>
          <w:szCs w:val="22"/>
        </w:rPr>
      </w:pPr>
      <w:hyperlink w:anchor="_Toc62212636" w:history="1">
        <w:r w:rsidR="00407DD5" w:rsidRPr="00CF14D8">
          <w:rPr>
            <w:rStyle w:val="ab"/>
            <w:rFonts w:eastAsia="MS Gothic"/>
            <w:noProof/>
          </w:rPr>
          <w:t>2.2</w:t>
        </w:r>
        <w:r w:rsidR="00407DD5">
          <w:rPr>
            <w:rFonts w:asciiTheme="minorHAnsi" w:eastAsiaTheme="minorEastAsia" w:hAnsiTheme="minorHAnsi" w:cstheme="minorBidi"/>
            <w:noProof/>
            <w:sz w:val="22"/>
            <w:szCs w:val="22"/>
          </w:rPr>
          <w:tab/>
        </w:r>
        <w:r w:rsidR="00407DD5" w:rsidRPr="00CF14D8">
          <w:rPr>
            <w:rStyle w:val="ab"/>
            <w:rFonts w:eastAsia="MS Gothic"/>
            <w:noProof/>
          </w:rPr>
          <w:t>Logical Scheme</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_Toc62212636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32F1B2ED" w14:textId="4CEEC0FC" w:rsidR="00407DD5" w:rsidRDefault="00E3777A">
      <w:pPr>
        <w:pStyle w:val="22"/>
        <w:tabs>
          <w:tab w:val="left" w:pos="880"/>
          <w:tab w:val="right" w:leader="dot" w:pos="9347"/>
        </w:tabs>
        <w:rPr>
          <w:rFonts w:asciiTheme="minorHAnsi" w:eastAsiaTheme="minorEastAsia" w:hAnsiTheme="minorHAnsi" w:cstheme="minorBidi"/>
          <w:noProof/>
          <w:sz w:val="22"/>
          <w:szCs w:val="22"/>
        </w:rPr>
      </w:pPr>
      <w:hyperlink w:anchor="_Toc62212637" w:history="1">
        <w:r w:rsidR="00407DD5" w:rsidRPr="00CF14D8">
          <w:rPr>
            <w:rStyle w:val="ab"/>
            <w:rFonts w:eastAsia="MS Gothic"/>
            <w:noProof/>
          </w:rPr>
          <w:t>2.3</w:t>
        </w:r>
        <w:r w:rsidR="00407DD5">
          <w:rPr>
            <w:rFonts w:asciiTheme="minorHAnsi" w:eastAsiaTheme="minorEastAsia" w:hAnsiTheme="minorHAnsi" w:cstheme="minorBidi"/>
            <w:noProof/>
            <w:sz w:val="22"/>
            <w:szCs w:val="22"/>
          </w:rPr>
          <w:tab/>
        </w:r>
        <w:r w:rsidR="00407DD5" w:rsidRPr="00CF14D8">
          <w:rPr>
            <w:rStyle w:val="ab"/>
            <w:rFonts w:eastAsia="MS Gothic"/>
            <w:noProof/>
          </w:rPr>
          <w:t>Objects</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_Toc62212637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58FCF022" w14:textId="7D69FC3F" w:rsidR="00500742" w:rsidRPr="00114D08" w:rsidRDefault="00500742" w:rsidP="00500742">
      <w:pPr>
        <w:pStyle w:val="1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a2"/>
      </w:pPr>
    </w:p>
    <w:p w14:paraId="56241B92" w14:textId="34015214" w:rsidR="0094703C" w:rsidRPr="0077468E" w:rsidRDefault="00500742" w:rsidP="00426215">
      <w:pPr>
        <w:pStyle w:val="1"/>
        <w:numPr>
          <w:ilvl w:val="0"/>
          <w:numId w:val="0"/>
        </w:numPr>
        <w:rPr>
          <w:sz w:val="24"/>
        </w:rPr>
      </w:pPr>
      <w:bookmarkStart w:id="7" w:name="_Section_1"/>
      <w:bookmarkEnd w:id="7"/>
      <w:r w:rsidRPr="008E2573">
        <w:br w:type="page"/>
      </w:r>
      <w:bookmarkEnd w:id="3"/>
      <w:bookmarkEnd w:id="4"/>
      <w:bookmarkEnd w:id="5"/>
      <w:bookmarkEnd w:id="6"/>
    </w:p>
    <w:p w14:paraId="31B69AA4" w14:textId="77777777" w:rsidR="00426215" w:rsidRDefault="00426215" w:rsidP="00426215">
      <w:pPr>
        <w:pStyle w:val="1"/>
        <w:ind w:left="431" w:hanging="431"/>
      </w:pPr>
      <w:bookmarkStart w:id="8" w:name="_Toc412572569"/>
      <w:bookmarkStart w:id="9" w:name="_Toc509167633"/>
      <w:bookmarkStart w:id="10" w:name="_Toc62212630"/>
      <w:r>
        <w:lastRenderedPageBreak/>
        <w:t>Business Description</w:t>
      </w:r>
      <w:bookmarkEnd w:id="8"/>
      <w:bookmarkEnd w:id="9"/>
      <w:bookmarkEnd w:id="10"/>
    </w:p>
    <w:p w14:paraId="45574318" w14:textId="160944AE" w:rsidR="00426215" w:rsidRDefault="00426215" w:rsidP="00426215">
      <w:pPr>
        <w:pStyle w:val="2"/>
        <w:keepNext w:val="0"/>
        <w:ind w:left="851" w:hanging="851"/>
        <w:rPr>
          <w:ins w:id="11" w:author="Recruiter" w:date="2026-04-27T22:41:00Z"/>
        </w:rPr>
      </w:pPr>
      <w:bookmarkStart w:id="12" w:name="_Toc412572570"/>
      <w:bookmarkStart w:id="13" w:name="_Toc509167634"/>
      <w:bookmarkStart w:id="14" w:name="_Toc62212631"/>
      <w:r>
        <w:t>Business background</w:t>
      </w:r>
      <w:bookmarkEnd w:id="12"/>
      <w:bookmarkEnd w:id="13"/>
      <w:bookmarkEnd w:id="14"/>
    </w:p>
    <w:p w14:paraId="7C9C7BE2" w14:textId="229DCDE2" w:rsidR="000237A1" w:rsidRPr="000237A1" w:rsidRDefault="000237A1" w:rsidP="000237A1">
      <w:pPr>
        <w:pStyle w:val="a2"/>
        <w:rPr>
          <w:rPrChange w:id="15" w:author="Recruiter" w:date="2026-04-27T22:41:00Z">
            <w:rPr/>
          </w:rPrChange>
        </w:rPr>
        <w:pPrChange w:id="16" w:author="Recruiter" w:date="2026-04-27T22:41:00Z">
          <w:pPr>
            <w:pStyle w:val="2"/>
            <w:keepNext w:val="0"/>
            <w:ind w:left="851" w:hanging="851"/>
          </w:pPr>
        </w:pPrChange>
      </w:pPr>
      <w:ins w:id="17" w:author="Recruiter" w:date="2026-04-27T22:41:00Z">
        <w:r w:rsidRPr="000237A1">
          <w:t>Superstore is a US retailer. It sells things for offices and homes in three categories: furniture, office supplies, and tech. The customers come in three groups: regular people buying for themselves, businesses buying for their offices, and people working from home. Orders go out across the country in four sales regions: South, East, West, and Central. Customers pick from four shipping options, ranging from Same Day delivery down to Standard Class. Each order can have several products on it, and the company tracks how many were sold, the sales amount, and the profit on each one.</w:t>
        </w:r>
      </w:ins>
    </w:p>
    <w:p w14:paraId="1CE130DD" w14:textId="76F5DD19" w:rsidR="00C403FF" w:rsidRPr="00C403FF" w:rsidDel="000237A1" w:rsidRDefault="00C403FF" w:rsidP="00C403FF">
      <w:pPr>
        <w:pStyle w:val="a2"/>
        <w:rPr>
          <w:del w:id="18" w:author="Recruiter" w:date="2026-04-27T22:41:00Z"/>
        </w:rPr>
      </w:pPr>
    </w:p>
    <w:p w14:paraId="3F9669AC" w14:textId="72E28C34" w:rsidR="00C403FF" w:rsidRDefault="00426215" w:rsidP="00C403FF">
      <w:pPr>
        <w:pStyle w:val="2"/>
        <w:keepNext w:val="0"/>
        <w:ind w:left="851" w:hanging="851"/>
        <w:rPr>
          <w:ins w:id="19" w:author="Recruiter" w:date="2026-04-27T22:41:00Z"/>
        </w:rPr>
      </w:pPr>
      <w:bookmarkStart w:id="20" w:name="_Toc412572571"/>
      <w:bookmarkStart w:id="21" w:name="_Toc509167635"/>
      <w:bookmarkStart w:id="22" w:name="_Toc62212632"/>
      <w:r>
        <w:t>P</w:t>
      </w:r>
      <w:r w:rsidRPr="00473DF1">
        <w:t>roblems</w:t>
      </w:r>
      <w:r w:rsidR="00C403FF">
        <w:t>.</w:t>
      </w:r>
      <w:r w:rsidRPr="00473DF1">
        <w:t xml:space="preserve"> </w:t>
      </w:r>
      <w:bookmarkStart w:id="23" w:name="_Toc462595274"/>
      <w:bookmarkEnd w:id="20"/>
      <w:bookmarkEnd w:id="21"/>
      <w:r w:rsidR="00C403FF" w:rsidRPr="00C403FF">
        <w:t>Current Situation</w:t>
      </w:r>
      <w:bookmarkEnd w:id="22"/>
      <w:bookmarkEnd w:id="23"/>
    </w:p>
    <w:p w14:paraId="15C3C5A6" w14:textId="2382E323" w:rsidR="000237A1" w:rsidRDefault="000237A1" w:rsidP="000237A1">
      <w:pPr>
        <w:pStyle w:val="a2"/>
        <w:rPr>
          <w:ins w:id="24" w:author="Recruiter" w:date="2026-04-27T22:42:00Z"/>
        </w:rPr>
      </w:pPr>
      <w:ins w:id="25" w:author="Recruiter" w:date="2026-04-27T22:42:00Z">
        <w:r>
          <w:t xml:space="preserve">Some </w:t>
        </w:r>
        <w:r>
          <w:t xml:space="preserve">customer's name and address </w:t>
        </w:r>
        <w:r>
          <w:t>is in every order they put</w:t>
        </w:r>
        <w:r>
          <w:t xml:space="preserve">. The word "Furniture" </w:t>
        </w:r>
        <w:r>
          <w:t>is shown</w:t>
        </w:r>
        <w:r>
          <w:t xml:space="preserve"> thousands of times. "United States" is in every single row. So if a customer changes their name, </w:t>
        </w:r>
        <w:r>
          <w:t>we</w:t>
        </w:r>
        <w:r>
          <w:t xml:space="preserve"> have to find every row with that customer and edit them all by hand. Miss one and</w:t>
        </w:r>
        <w:r>
          <w:t xml:space="preserve"> the data is no longer correct.</w:t>
        </w:r>
      </w:ins>
    </w:p>
    <w:p w14:paraId="24BE8A5B" w14:textId="00EE6D29" w:rsidR="000237A1" w:rsidRDefault="000237A1" w:rsidP="000237A1">
      <w:pPr>
        <w:pStyle w:val="a2"/>
        <w:rPr>
          <w:ins w:id="26" w:author="Recruiter" w:date="2026-04-27T22:42:00Z"/>
        </w:rPr>
      </w:pPr>
      <w:ins w:id="27" w:author="Recruiter" w:date="2026-04-27T22:42:00Z">
        <w:r>
          <w:t>There's also no way to stop typos. If someone types "</w:t>
        </w:r>
        <w:proofErr w:type="spellStart"/>
        <w:r>
          <w:t>Standerd</w:t>
        </w:r>
        <w:proofErr w:type="spellEnd"/>
        <w:r>
          <w:t xml:space="preserve"> Class" instead of "Standard Class" once, the file just treats it as a brand new shipping option. Same problem with category names, segment n</w:t>
        </w:r>
        <w:r>
          <w:t>ames, and any other text value.</w:t>
        </w:r>
      </w:ins>
    </w:p>
    <w:p w14:paraId="78299675" w14:textId="0CC0D808" w:rsidR="000237A1" w:rsidRPr="000237A1" w:rsidRDefault="000237A1" w:rsidP="000237A1">
      <w:pPr>
        <w:pStyle w:val="a2"/>
        <w:rPr>
          <w:rPrChange w:id="28" w:author="Recruiter" w:date="2026-04-27T22:41:00Z">
            <w:rPr/>
          </w:rPrChange>
        </w:rPr>
        <w:pPrChange w:id="29" w:author="Recruiter" w:date="2026-04-27T22:41:00Z">
          <w:pPr>
            <w:pStyle w:val="2"/>
            <w:keepNext w:val="0"/>
            <w:ind w:left="851" w:hanging="851"/>
          </w:pPr>
        </w:pPrChange>
      </w:pPr>
      <w:ins w:id="30" w:author="Recruiter" w:date="2026-04-27T22:42:00Z">
        <w:r>
          <w:t xml:space="preserve">Adding new things is </w:t>
        </w:r>
      </w:ins>
      <w:ins w:id="31" w:author="Recruiter" w:date="2026-04-27T22:43:00Z">
        <w:r w:rsidR="009723F3">
          <w:t>not easy</w:t>
        </w:r>
      </w:ins>
      <w:ins w:id="32" w:author="Recruiter" w:date="2026-04-27T22:42:00Z">
        <w:r>
          <w:t xml:space="preserve"> too. If </w:t>
        </w:r>
      </w:ins>
      <w:ins w:id="33" w:author="Recruiter" w:date="2026-04-27T22:43:00Z">
        <w:r w:rsidR="009723F3">
          <w:t>we want to add new shipping option</w:t>
        </w:r>
      </w:ins>
      <w:ins w:id="34" w:author="Recruiter" w:date="2026-04-27T22:42:00Z">
        <w:r>
          <w:t xml:space="preserve">, someone </w:t>
        </w:r>
        <w:r w:rsidR="009723F3">
          <w:t xml:space="preserve">has to edit </w:t>
        </w:r>
        <w:r>
          <w:t xml:space="preserve">rows by hand. </w:t>
        </w:r>
      </w:ins>
    </w:p>
    <w:p w14:paraId="7A3D1FB8" w14:textId="213D8375" w:rsidR="00C403FF" w:rsidRPr="00E82570" w:rsidDel="000237A1" w:rsidRDefault="00C403FF" w:rsidP="000237A1">
      <w:pPr>
        <w:pStyle w:val="a2"/>
        <w:rPr>
          <w:del w:id="35" w:author="Recruiter" w:date="2026-04-27T22:41:00Z"/>
        </w:rPr>
      </w:pPr>
    </w:p>
    <w:p w14:paraId="456F4093" w14:textId="1739094F" w:rsidR="00426215" w:rsidRDefault="0000152E" w:rsidP="00426215">
      <w:pPr>
        <w:pStyle w:val="2"/>
        <w:keepNext w:val="0"/>
        <w:ind w:left="851" w:hanging="851"/>
      </w:pPr>
      <w:bookmarkStart w:id="36" w:name="_Toc412572572"/>
      <w:bookmarkStart w:id="37" w:name="_Toc509167636"/>
      <w:bookmarkStart w:id="38" w:name="_Toc62212633"/>
      <w:r>
        <w:t xml:space="preserve">the </w:t>
      </w:r>
      <w:r w:rsidR="00426215">
        <w:t xml:space="preserve">Benefits </w:t>
      </w:r>
      <w:r>
        <w:t>of</w:t>
      </w:r>
      <w:r w:rsidR="00426215">
        <w:t xml:space="preserve"> implementing a </w:t>
      </w:r>
      <w:bookmarkEnd w:id="36"/>
      <w:bookmarkEnd w:id="37"/>
      <w:r w:rsidR="00C403FF">
        <w:t>database. Project Vision</w:t>
      </w:r>
      <w:bookmarkEnd w:id="38"/>
    </w:p>
    <w:p w14:paraId="480DAD9B" w14:textId="3AC07871" w:rsidR="009723F3" w:rsidRDefault="009723F3" w:rsidP="009723F3">
      <w:pPr>
        <w:pStyle w:val="a2"/>
        <w:rPr>
          <w:ins w:id="39" w:author="Recruiter" w:date="2026-04-27T22:44:00Z"/>
        </w:rPr>
      </w:pPr>
      <w:ins w:id="40" w:author="Recruiter" w:date="2026-04-27T22:44:00Z">
        <w:r>
          <w:t xml:space="preserve">Moving everything into a real database </w:t>
        </w:r>
        <w:r>
          <w:t>fixes all those problems.</w:t>
        </w:r>
      </w:ins>
    </w:p>
    <w:p w14:paraId="0E70D571" w14:textId="7EB09F09" w:rsidR="009723F3" w:rsidRDefault="009723F3" w:rsidP="009723F3">
      <w:pPr>
        <w:pStyle w:val="a2"/>
        <w:rPr>
          <w:ins w:id="41" w:author="Recruiter" w:date="2026-04-27T22:44:00Z"/>
        </w:rPr>
      </w:pPr>
      <w:bookmarkStart w:id="42" w:name="_GoBack"/>
      <w:ins w:id="43" w:author="Recruiter" w:date="2026-04-27T22:44:00Z">
        <w:r>
          <w:t xml:space="preserve">Each information is stored only once, in the right place. If a customer changes their name, </w:t>
        </w:r>
        <w:r>
          <w:t>we</w:t>
        </w:r>
        <w:r>
          <w:t xml:space="preserve"> update </w:t>
        </w:r>
        <w:bookmarkEnd w:id="42"/>
        <w:r>
          <w:t xml:space="preserve">one row in the Customer table and every order they placed </w:t>
        </w:r>
        <w:r>
          <w:t>shows</w:t>
        </w:r>
        <w:r>
          <w:t xml:space="preserve"> the new name. Foreign keys make sure every order is </w:t>
        </w:r>
        <w:r>
          <w:t>connected to</w:t>
        </w:r>
        <w:r>
          <w:t xml:space="preserve"> real customer, every product is </w:t>
        </w:r>
      </w:ins>
      <w:ins w:id="44" w:author="Recruiter" w:date="2026-04-27T22:45:00Z">
        <w:r>
          <w:t xml:space="preserve">connected </w:t>
        </w:r>
      </w:ins>
      <w:ins w:id="45" w:author="Recruiter" w:date="2026-04-27T22:44:00Z">
        <w:r>
          <w:t>to</w:t>
        </w:r>
        <w:r>
          <w:t xml:space="preserve"> real sub-category, </w:t>
        </w:r>
        <w:r>
          <w:t>and every line item belongs to</w:t>
        </w:r>
        <w:r>
          <w:t xml:space="preserve"> real order. </w:t>
        </w:r>
      </w:ins>
    </w:p>
    <w:p w14:paraId="20C95FFC" w14:textId="61E28ACE" w:rsidR="006F645E" w:rsidRPr="006F645E" w:rsidRDefault="009723F3" w:rsidP="009723F3">
      <w:pPr>
        <w:pStyle w:val="a2"/>
      </w:pPr>
      <w:ins w:id="46" w:author="Recruiter" w:date="2026-04-27T22:44:00Z">
        <w:r>
          <w:t>The goal is something easy to query, easy to update, and doesn't break when something changes.</w:t>
        </w:r>
      </w:ins>
    </w:p>
    <w:p w14:paraId="1B22C6C0" w14:textId="11675BAE" w:rsidR="00426215" w:rsidRDefault="006F645E" w:rsidP="00426215">
      <w:pPr>
        <w:pStyle w:val="1"/>
        <w:ind w:left="431" w:hanging="431"/>
      </w:pPr>
      <w:bookmarkStart w:id="47" w:name="_Toc62212634"/>
      <w:bookmarkStart w:id="48" w:name="_Hlk314571188"/>
      <w:r>
        <w:t>Model description</w:t>
      </w:r>
      <w:bookmarkEnd w:id="47"/>
    </w:p>
    <w:p w14:paraId="65416CD2" w14:textId="77777777" w:rsidR="006F645E" w:rsidRDefault="006F645E" w:rsidP="006F645E">
      <w:pPr>
        <w:pStyle w:val="2"/>
        <w:keepNext w:val="0"/>
        <w:ind w:left="851" w:hanging="851"/>
      </w:pPr>
      <w:bookmarkStart w:id="49" w:name="_Toc462595272"/>
      <w:bookmarkStart w:id="50" w:name="_Toc62212635"/>
      <w:r w:rsidRPr="008D63DF">
        <w:t>Definitions &amp; Acronyms</w:t>
      </w:r>
      <w:bookmarkEnd w:id="49"/>
      <w:bookmarkEnd w:id="50"/>
    </w:p>
    <w:p w14:paraId="4534CB92" w14:textId="2CC1D1BD" w:rsidR="006F645E" w:rsidRPr="006F645E" w:rsidDel="009723F3" w:rsidRDefault="006F645E" w:rsidP="009723F3">
      <w:pPr>
        <w:pStyle w:val="a2"/>
        <w:rPr>
          <w:del w:id="51" w:author="Recruiter" w:date="2026-04-27T22:46:00Z"/>
        </w:rPr>
      </w:pPr>
    </w:p>
    <w:p w14:paraId="202F84C0" w14:textId="77777777" w:rsidR="00426215" w:rsidRDefault="00426215" w:rsidP="006F645E">
      <w:pPr>
        <w:pStyle w:val="2"/>
        <w:keepNext w:val="0"/>
        <w:ind w:left="851" w:hanging="851"/>
      </w:pPr>
      <w:bookmarkStart w:id="52" w:name="_Toc412572574"/>
      <w:bookmarkStart w:id="53" w:name="_Toc509167638"/>
      <w:bookmarkStart w:id="54" w:name="_Toc62212636"/>
      <w:r>
        <w:t>Logical Scheme</w:t>
      </w:r>
      <w:bookmarkEnd w:id="52"/>
      <w:bookmarkEnd w:id="53"/>
      <w:bookmarkEnd w:id="54"/>
    </w:p>
    <w:bookmarkEnd w:id="48"/>
    <w:p w14:paraId="3963EE6B" w14:textId="6120DC52" w:rsidR="006F645E" w:rsidDel="009723F3" w:rsidRDefault="009723F3" w:rsidP="00500742">
      <w:pPr>
        <w:pStyle w:val="a2"/>
        <w:rPr>
          <w:del w:id="55" w:author="Recruiter" w:date="2026-04-27T22:47:00Z"/>
        </w:rPr>
      </w:pPr>
      <w:ins w:id="56" w:author="Recruiter" w:date="2026-04-27T22:47:00Z">
        <w:r>
          <w:rPr>
            <w:noProof/>
          </w:rPr>
          <w:drawing>
            <wp:inline distT="0" distB="0" distL="0" distR="0" wp14:anchorId="44B1255B" wp14:editId="50FFD126">
              <wp:extent cx="5941695" cy="1864360"/>
              <wp:effectExtent l="0" t="0" r="1905" b="2540"/>
              <wp:docPr id="4" name="Рисунок 4" descr="C:\Users\Recruiter\Documents\DB\logical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cruiter\Documents\DB\logical_model.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695" cy="1864360"/>
                      </a:xfrm>
                      <a:prstGeom prst="rect">
                        <a:avLst/>
                      </a:prstGeom>
                      <a:noFill/>
                      <a:ln>
                        <a:noFill/>
                      </a:ln>
                    </pic:spPr>
                  </pic:pic>
                </a:graphicData>
              </a:graphic>
            </wp:inline>
          </w:drawing>
        </w:r>
      </w:ins>
      <w:del w:id="57" w:author="Recruiter" w:date="2026-04-27T22:47:00Z">
        <w:r w:rsidR="006F645E" w:rsidDel="009723F3">
          <w:delText>&lt;image&gt;</w:delText>
        </w:r>
      </w:del>
    </w:p>
    <w:p w14:paraId="39591329" w14:textId="2940DE18" w:rsidR="006F645E" w:rsidRDefault="006F645E" w:rsidP="00500742">
      <w:pPr>
        <w:pStyle w:val="a2"/>
      </w:pPr>
    </w:p>
    <w:p w14:paraId="3894FC29" w14:textId="059E1F60" w:rsidR="006F645E" w:rsidRDefault="00407DD5" w:rsidP="006F645E">
      <w:pPr>
        <w:pStyle w:val="a2"/>
        <w:keepNext w:val="0"/>
        <w:spacing w:before="120" w:after="120"/>
        <w:ind w:left="851" w:hanging="851"/>
      </w:pPr>
      <w:bookmarkStart w:id="58" w:name="_Toc62212637"/>
      <w:bookmarkEnd w:id="58"/>
      <w:r>
        <w:rPr>
          <w:b/>
          <w:color w:val="0096C7"/>
          <w:sz w:val="22"/>
        </w:rPr>
        <w:t>2.3 Objects</w:t>
      </w:r>
    </w:p>
    <w:p>
      <w:pPr>
        <w:keepNext/>
        <w:spacing w:after="120"/>
      </w:pPr>
      <w:r>
        <w:rPr>
          <w:b/>
          <w:sz w:val="20"/>
        </w:rPr>
        <w:t>Country</w:t>
      </w:r>
    </w:p>
    <w:p>
      <w:pPr>
        <w:spacing w:after="120"/>
      </w:pPr>
      <w:r>
        <w:rPr>
          <w:b w:val="0"/>
          <w:sz w:val="20"/>
        </w:rPr>
        <w:t>The countries Superstore operates in. Right now there is only "United States," but keeping it as its own table means we can add more later without changing anything.</w:t>
      </w:r>
    </w:p>
    <w:tbl>
      <w:tblPr>
        <w:tblW w:type="auto" w:w="0"/>
        <w:jc w:val="center"/>
        <w:tblLayout w:type="autofit"/>
        <w:tblLook w:firstColumn="1" w:firstRow="1" w:lastColumn="0" w:lastRow="0" w:noHBand="0" w:noVBand="1" w:val="04A0"/>
      </w:tblPr>
      <w:tblGrid>
        <w:gridCol w:w="2481"/>
        <w:gridCol w:w="2481"/>
        <w:gridCol w:w="2481"/>
        <w:gridCol w:w="2481"/>
      </w:tblGrid>
      <w:tr>
        <w:tc>
          <w:tcPr>
            <w:tcW w:type="dxa" w:w="1512"/>
            <w:vAlign w:val="center"/>
            <w:shd w:fill="D9EAF7"/>
          </w:tcPr>
          <w:p>
            <w:pPr>
              <w:spacing w:after="0" w:before="0"/>
            </w:pPr>
            <w:r>
              <w:rPr>
                <w:sz w:val="18"/>
              </w:rPr>
            </w:r>
            <w:r>
              <w:rPr>
                <w:b/>
                <w:sz w:val="18"/>
              </w:rPr>
              <w:t>Table Name</w:t>
            </w:r>
          </w:p>
        </w:tc>
        <w:tc>
          <w:tcPr>
            <w:tcW w:type="dxa" w:w="1944"/>
            <w:vAlign w:val="center"/>
            <w:shd w:fill="D9EAF7"/>
          </w:tcPr>
          <w:p>
            <w:pPr>
              <w:spacing w:after="0" w:before="0"/>
            </w:pPr>
            <w:r>
              <w:rPr>
                <w:sz w:val="18"/>
              </w:rPr>
            </w:r>
            <w:r>
              <w:rPr>
                <w:b/>
                <w:sz w:val="18"/>
              </w:rPr>
              <w:t>Field name</w:t>
            </w:r>
          </w:p>
        </w:tc>
        <w:tc>
          <w:tcPr>
            <w:tcW w:type="dxa" w:w="4392"/>
            <w:vAlign w:val="center"/>
            <w:shd w:fill="D9EAF7"/>
          </w:tcPr>
          <w:p>
            <w:pPr>
              <w:spacing w:after="0" w:before="0"/>
            </w:pPr>
            <w:r>
              <w:rPr>
                <w:sz w:val="18"/>
              </w:rPr>
            </w:r>
            <w:r>
              <w:rPr>
                <w:b/>
                <w:sz w:val="18"/>
              </w:rPr>
              <w:t>Field Description</w:t>
            </w:r>
          </w:p>
        </w:tc>
        <w:tc>
          <w:tcPr>
            <w:tcW w:type="dxa" w:w="2232"/>
            <w:vAlign w:val="center"/>
            <w:shd w:fill="D9EAF7"/>
          </w:tcPr>
          <w:p>
            <w:pPr>
              <w:spacing w:after="0" w:before="0"/>
            </w:pPr>
            <w:r>
              <w:rPr>
                <w:sz w:val="18"/>
              </w:rPr>
            </w:r>
            <w:r>
              <w:rPr>
                <w:b/>
                <w:sz w:val="18"/>
              </w:rPr>
              <w:t>Data Type</w:t>
            </w:r>
          </w:p>
        </w:tc>
      </w:tr>
      <w:tr>
        <w:tc>
          <w:tcPr>
            <w:tcW w:type="dxa" w:w="1512"/>
            <w:vAlign w:val="center"/>
          </w:tcPr>
          <w:p>
            <w:pPr>
              <w:spacing w:after="0" w:before="0"/>
            </w:pPr>
            <w:r>
              <w:rPr>
                <w:sz w:val="18"/>
              </w:rPr>
            </w:r>
            <w:r>
              <w:rPr>
                <w:b w:val="0"/>
                <w:sz w:val="18"/>
              </w:rPr>
              <w:t>Country</w:t>
            </w:r>
          </w:p>
        </w:tc>
        <w:tc>
          <w:tcPr>
            <w:tcW w:type="dxa" w:w="1944"/>
            <w:vAlign w:val="center"/>
          </w:tcPr>
          <w:p>
            <w:pPr>
              <w:spacing w:after="0" w:before="0"/>
            </w:pPr>
            <w:r>
              <w:rPr>
                <w:sz w:val="18"/>
              </w:rPr>
            </w:r>
            <w:r>
              <w:rPr>
                <w:b w:val="0"/>
                <w:sz w:val="18"/>
              </w:rPr>
              <w:t>country_id</w:t>
            </w:r>
          </w:p>
        </w:tc>
        <w:tc>
          <w:tcPr>
            <w:tcW w:type="dxa" w:w="4392"/>
            <w:vAlign w:val="center"/>
          </w:tcPr>
          <w:p>
            <w:pPr>
              <w:spacing w:after="0" w:before="0"/>
            </w:pPr>
            <w:r>
              <w:rPr>
                <w:sz w:val="18"/>
              </w:rPr>
            </w:r>
            <w:r>
              <w:rPr>
                <w:b w:val="0"/>
                <w:sz w:val="18"/>
              </w:rPr>
              <w:t>Unique ID for each country, PK</w:t>
            </w:r>
          </w:p>
        </w:tc>
        <w:tc>
          <w:tcPr>
            <w:tcW w:type="dxa" w:w="2232"/>
            <w:vAlign w:val="center"/>
          </w:tcPr>
          <w:p>
            <w:pPr>
              <w:spacing w:after="0" w:before="0"/>
            </w:pPr>
            <w:r>
              <w:rPr>
                <w:sz w:val="18"/>
              </w:rPr>
            </w:r>
            <w:r>
              <w:rPr>
                <w:b w:val="0"/>
                <w:sz w:val="18"/>
              </w:rPr>
              <w:t>INT</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country_name</w:t>
            </w:r>
          </w:p>
        </w:tc>
        <w:tc>
          <w:tcPr>
            <w:tcW w:type="dxa" w:w="4392"/>
            <w:vAlign w:val="center"/>
          </w:tcPr>
          <w:p>
            <w:pPr>
              <w:spacing w:after="0" w:before="0"/>
            </w:pPr>
            <w:r>
              <w:rPr>
                <w:sz w:val="18"/>
              </w:rPr>
            </w:r>
            <w:r>
              <w:rPr>
                <w:b w:val="0"/>
                <w:sz w:val="18"/>
              </w:rPr>
              <w:t>Country name</w:t>
            </w:r>
          </w:p>
        </w:tc>
        <w:tc>
          <w:tcPr>
            <w:tcW w:type="dxa" w:w="2232"/>
            <w:vAlign w:val="center"/>
          </w:tcPr>
          <w:p>
            <w:pPr>
              <w:spacing w:after="0" w:before="0"/>
            </w:pPr>
            <w:r>
              <w:rPr>
                <w:sz w:val="18"/>
              </w:rPr>
            </w:r>
            <w:r>
              <w:rPr>
                <w:b w:val="0"/>
                <w:sz w:val="18"/>
              </w:rPr>
              <w:t>VARCHAR(100), NOT NULL, UNIQUE</w:t>
            </w:r>
          </w:p>
        </w:tc>
      </w:tr>
    </w:tbl>
    <w:p>
      <w:pPr>
        <w:spacing w:after="120"/>
      </w:pPr>
      <w:r>
        <w:rPr>
          <w:b/>
          <w:sz w:val="20"/>
        </w:rPr>
        <w:t>Comments on table relationships</w:t>
      </w:r>
    </w:p>
    <w:p>
      <w:pPr>
        <w:spacing w:after="120"/>
      </w:pPr>
      <w:r>
        <w:rPr>
          <w:b w:val="0"/>
          <w:sz w:val="20"/>
        </w:rPr>
        <w:t>One country has many states.</w:t>
      </w:r>
    </w:p>
    <w:p>
      <w:pPr>
        <w:spacing w:after="120"/>
      </w:pPr>
      <w:r>
        <w:rPr>
          <w:b/>
          <w:sz w:val="20"/>
        </w:rPr>
        <w:t>Example with data</w:t>
      </w:r>
    </w:p>
    <w:tbl>
      <w:tblPr>
        <w:tblW w:type="auto" w:w="0"/>
        <w:jc w:val="center"/>
        <w:tblLayout w:type="autofit"/>
        <w:tblLook w:firstColumn="1" w:firstRow="1" w:lastColumn="0" w:lastRow="0" w:noHBand="0" w:noVBand="1" w:val="04A0"/>
      </w:tblPr>
      <w:tblGrid>
        <w:gridCol w:w="4962"/>
        <w:gridCol w:w="4962"/>
      </w:tblGrid>
      <w:tr>
        <w:tc>
          <w:tcPr>
            <w:tcW w:type="dxa" w:w="4962"/>
            <w:vAlign w:val="center"/>
            <w:shd w:fill="D9EAF7"/>
          </w:tcPr>
          <w:p>
            <w:pPr>
              <w:spacing w:after="0" w:before="0"/>
            </w:pPr>
            <w:r>
              <w:rPr>
                <w:sz w:val="18"/>
              </w:rPr>
            </w:r>
            <w:r>
              <w:rPr>
                <w:b/>
                <w:sz w:val="18"/>
              </w:rPr>
              <w:t>country_id</w:t>
            </w:r>
          </w:p>
        </w:tc>
        <w:tc>
          <w:tcPr>
            <w:tcW w:type="dxa" w:w="4962"/>
            <w:vAlign w:val="center"/>
            <w:shd w:fill="D9EAF7"/>
          </w:tcPr>
          <w:p>
            <w:pPr>
              <w:spacing w:after="0" w:before="0"/>
            </w:pPr>
            <w:r>
              <w:rPr>
                <w:sz w:val="18"/>
              </w:rPr>
            </w:r>
            <w:r>
              <w:rPr>
                <w:b/>
                <w:sz w:val="18"/>
              </w:rPr>
              <w:t>country_name</w:t>
            </w:r>
          </w:p>
        </w:tc>
      </w:tr>
      <w:tr>
        <w:tc>
          <w:tcPr>
            <w:tcW w:type="dxa" w:w="4962"/>
            <w:vAlign w:val="center"/>
          </w:tcPr>
          <w:p>
            <w:pPr>
              <w:spacing w:after="0" w:before="0"/>
            </w:pPr>
            <w:r>
              <w:rPr>
                <w:sz w:val="18"/>
              </w:rPr>
            </w:r>
            <w:r>
              <w:rPr>
                <w:b w:val="0"/>
                <w:sz w:val="18"/>
              </w:rPr>
              <w:t>1</w:t>
            </w:r>
          </w:p>
        </w:tc>
        <w:tc>
          <w:tcPr>
            <w:tcW w:type="dxa" w:w="4962"/>
            <w:vAlign w:val="center"/>
          </w:tcPr>
          <w:p>
            <w:pPr>
              <w:spacing w:after="0" w:before="0"/>
            </w:pPr>
            <w:r>
              <w:rPr>
                <w:sz w:val="18"/>
              </w:rPr>
            </w:r>
            <w:r>
              <w:rPr>
                <w:b w:val="0"/>
                <w:sz w:val="18"/>
              </w:rPr>
              <w:t>United States</w:t>
            </w:r>
          </w:p>
        </w:tc>
      </w:tr>
    </w:tbl>
    <w:p>
      <w:pPr>
        <w:spacing w:after="60"/>
      </w:pPr>
    </w:p>
    <w:p>
      <w:pPr>
        <w:keepNext/>
        <w:spacing w:after="120"/>
      </w:pPr>
      <w:r>
        <w:rPr>
          <w:b/>
          <w:sz w:val="20"/>
        </w:rPr>
        <w:t>Region</w:t>
      </w:r>
    </w:p>
    <w:p>
      <w:pPr>
        <w:spacing w:after="120"/>
      </w:pPr>
      <w:r>
        <w:rPr>
          <w:b w:val="0"/>
          <w:sz w:val="20"/>
        </w:rPr>
        <w:t>The four sales regions Superstore uses to group its territories.</w:t>
      </w:r>
    </w:p>
    <w:tbl>
      <w:tblPr>
        <w:tblW w:type="auto" w:w="0"/>
        <w:jc w:val="center"/>
        <w:tblLayout w:type="autofit"/>
        <w:tblLook w:firstColumn="1" w:firstRow="1" w:lastColumn="0" w:lastRow="0" w:noHBand="0" w:noVBand="1" w:val="04A0"/>
      </w:tblPr>
      <w:tblGrid>
        <w:gridCol w:w="2481"/>
        <w:gridCol w:w="2481"/>
        <w:gridCol w:w="2481"/>
        <w:gridCol w:w="2481"/>
      </w:tblGrid>
      <w:tr>
        <w:tc>
          <w:tcPr>
            <w:tcW w:type="dxa" w:w="1512"/>
            <w:vAlign w:val="center"/>
            <w:shd w:fill="D9EAF7"/>
          </w:tcPr>
          <w:p>
            <w:pPr>
              <w:spacing w:after="0" w:before="0"/>
            </w:pPr>
            <w:r>
              <w:rPr>
                <w:sz w:val="18"/>
              </w:rPr>
            </w:r>
            <w:r>
              <w:rPr>
                <w:b/>
                <w:sz w:val="18"/>
              </w:rPr>
              <w:t>Table Name</w:t>
            </w:r>
          </w:p>
        </w:tc>
        <w:tc>
          <w:tcPr>
            <w:tcW w:type="dxa" w:w="1944"/>
            <w:vAlign w:val="center"/>
            <w:shd w:fill="D9EAF7"/>
          </w:tcPr>
          <w:p>
            <w:pPr>
              <w:spacing w:after="0" w:before="0"/>
            </w:pPr>
            <w:r>
              <w:rPr>
                <w:sz w:val="18"/>
              </w:rPr>
            </w:r>
            <w:r>
              <w:rPr>
                <w:b/>
                <w:sz w:val="18"/>
              </w:rPr>
              <w:t>Field name</w:t>
            </w:r>
          </w:p>
        </w:tc>
        <w:tc>
          <w:tcPr>
            <w:tcW w:type="dxa" w:w="4392"/>
            <w:vAlign w:val="center"/>
            <w:shd w:fill="D9EAF7"/>
          </w:tcPr>
          <w:p>
            <w:pPr>
              <w:spacing w:after="0" w:before="0"/>
            </w:pPr>
            <w:r>
              <w:rPr>
                <w:sz w:val="18"/>
              </w:rPr>
            </w:r>
            <w:r>
              <w:rPr>
                <w:b/>
                <w:sz w:val="18"/>
              </w:rPr>
              <w:t>Field Description</w:t>
            </w:r>
          </w:p>
        </w:tc>
        <w:tc>
          <w:tcPr>
            <w:tcW w:type="dxa" w:w="2232"/>
            <w:vAlign w:val="center"/>
            <w:shd w:fill="D9EAF7"/>
          </w:tcPr>
          <w:p>
            <w:pPr>
              <w:spacing w:after="0" w:before="0"/>
            </w:pPr>
            <w:r>
              <w:rPr>
                <w:sz w:val="18"/>
              </w:rPr>
            </w:r>
            <w:r>
              <w:rPr>
                <w:b/>
                <w:sz w:val="18"/>
              </w:rPr>
              <w:t>Data Type</w:t>
            </w:r>
          </w:p>
        </w:tc>
      </w:tr>
      <w:tr>
        <w:tc>
          <w:tcPr>
            <w:tcW w:type="dxa" w:w="1512"/>
            <w:vAlign w:val="center"/>
          </w:tcPr>
          <w:p>
            <w:pPr>
              <w:spacing w:after="0" w:before="0"/>
            </w:pPr>
            <w:r>
              <w:rPr>
                <w:sz w:val="18"/>
              </w:rPr>
            </w:r>
            <w:r>
              <w:rPr>
                <w:b w:val="0"/>
                <w:sz w:val="18"/>
              </w:rPr>
              <w:t>Region</w:t>
            </w:r>
          </w:p>
        </w:tc>
        <w:tc>
          <w:tcPr>
            <w:tcW w:type="dxa" w:w="1944"/>
            <w:vAlign w:val="center"/>
          </w:tcPr>
          <w:p>
            <w:pPr>
              <w:spacing w:after="0" w:before="0"/>
            </w:pPr>
            <w:r>
              <w:rPr>
                <w:sz w:val="18"/>
              </w:rPr>
            </w:r>
            <w:r>
              <w:rPr>
                <w:b w:val="0"/>
                <w:sz w:val="18"/>
              </w:rPr>
              <w:t>region_id</w:t>
            </w:r>
          </w:p>
        </w:tc>
        <w:tc>
          <w:tcPr>
            <w:tcW w:type="dxa" w:w="4392"/>
            <w:vAlign w:val="center"/>
          </w:tcPr>
          <w:p>
            <w:pPr>
              <w:spacing w:after="0" w:before="0"/>
            </w:pPr>
            <w:r>
              <w:rPr>
                <w:sz w:val="18"/>
              </w:rPr>
            </w:r>
            <w:r>
              <w:rPr>
                <w:b w:val="0"/>
                <w:sz w:val="18"/>
              </w:rPr>
              <w:t>Unique ID for each region, PK</w:t>
            </w:r>
          </w:p>
        </w:tc>
        <w:tc>
          <w:tcPr>
            <w:tcW w:type="dxa" w:w="2232"/>
            <w:vAlign w:val="center"/>
          </w:tcPr>
          <w:p>
            <w:pPr>
              <w:spacing w:after="0" w:before="0"/>
            </w:pPr>
            <w:r>
              <w:rPr>
                <w:sz w:val="18"/>
              </w:rPr>
            </w:r>
            <w:r>
              <w:rPr>
                <w:b w:val="0"/>
                <w:sz w:val="18"/>
              </w:rPr>
              <w:t>INT</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region_name</w:t>
            </w:r>
          </w:p>
        </w:tc>
        <w:tc>
          <w:tcPr>
            <w:tcW w:type="dxa" w:w="4392"/>
            <w:vAlign w:val="center"/>
          </w:tcPr>
          <w:p>
            <w:pPr>
              <w:spacing w:after="0" w:before="0"/>
            </w:pPr>
            <w:r>
              <w:rPr>
                <w:sz w:val="18"/>
              </w:rPr>
            </w:r>
            <w:r>
              <w:rPr>
                <w:b w:val="0"/>
                <w:sz w:val="18"/>
              </w:rPr>
              <w:t>Region name</w:t>
            </w:r>
          </w:p>
        </w:tc>
        <w:tc>
          <w:tcPr>
            <w:tcW w:type="dxa" w:w="2232"/>
            <w:vAlign w:val="center"/>
          </w:tcPr>
          <w:p>
            <w:pPr>
              <w:spacing w:after="0" w:before="0"/>
            </w:pPr>
            <w:r>
              <w:rPr>
                <w:sz w:val="18"/>
              </w:rPr>
            </w:r>
            <w:r>
              <w:rPr>
                <w:b w:val="0"/>
                <w:sz w:val="18"/>
              </w:rPr>
              <w:t>VARCHAR(50), NOT NULL, UNIQUE</w:t>
            </w:r>
          </w:p>
        </w:tc>
      </w:tr>
    </w:tbl>
    <w:p>
      <w:pPr>
        <w:spacing w:after="120"/>
      </w:pPr>
      <w:r>
        <w:rPr>
          <w:b/>
          <w:sz w:val="20"/>
        </w:rPr>
        <w:t>Comments on table relationships</w:t>
      </w:r>
    </w:p>
    <w:p>
      <w:pPr>
        <w:spacing w:after="120"/>
      </w:pPr>
      <w:r>
        <w:rPr>
          <w:b w:val="0"/>
          <w:sz w:val="20"/>
        </w:rPr>
        <w:t>One region groups many states.</w:t>
      </w:r>
    </w:p>
    <w:p>
      <w:pPr>
        <w:spacing w:after="120"/>
      </w:pPr>
      <w:r>
        <w:rPr>
          <w:b/>
          <w:sz w:val="20"/>
        </w:rPr>
        <w:t>Example with data</w:t>
      </w:r>
    </w:p>
    <w:tbl>
      <w:tblPr>
        <w:tblW w:type="auto" w:w="0"/>
        <w:jc w:val="center"/>
        <w:tblLayout w:type="autofit"/>
        <w:tblLook w:firstColumn="1" w:firstRow="1" w:lastColumn="0" w:lastRow="0" w:noHBand="0" w:noVBand="1" w:val="04A0"/>
      </w:tblPr>
      <w:tblGrid>
        <w:gridCol w:w="4962"/>
        <w:gridCol w:w="4962"/>
      </w:tblGrid>
      <w:tr>
        <w:tc>
          <w:tcPr>
            <w:tcW w:type="dxa" w:w="4962"/>
            <w:vAlign w:val="center"/>
            <w:shd w:fill="D9EAF7"/>
          </w:tcPr>
          <w:p>
            <w:pPr>
              <w:spacing w:after="0" w:before="0"/>
            </w:pPr>
            <w:r>
              <w:rPr>
                <w:sz w:val="18"/>
              </w:rPr>
            </w:r>
            <w:r>
              <w:rPr>
                <w:b/>
                <w:sz w:val="18"/>
              </w:rPr>
              <w:t>region_id</w:t>
            </w:r>
          </w:p>
        </w:tc>
        <w:tc>
          <w:tcPr>
            <w:tcW w:type="dxa" w:w="4962"/>
            <w:vAlign w:val="center"/>
            <w:shd w:fill="D9EAF7"/>
          </w:tcPr>
          <w:p>
            <w:pPr>
              <w:spacing w:after="0" w:before="0"/>
            </w:pPr>
            <w:r>
              <w:rPr>
                <w:sz w:val="18"/>
              </w:rPr>
            </w:r>
            <w:r>
              <w:rPr>
                <w:b/>
                <w:sz w:val="18"/>
              </w:rPr>
              <w:t>region_name</w:t>
            </w:r>
          </w:p>
        </w:tc>
      </w:tr>
      <w:tr>
        <w:tc>
          <w:tcPr>
            <w:tcW w:type="dxa" w:w="4962"/>
            <w:vAlign w:val="center"/>
          </w:tcPr>
          <w:p>
            <w:pPr>
              <w:spacing w:after="0" w:before="0"/>
            </w:pPr>
            <w:r>
              <w:rPr>
                <w:sz w:val="18"/>
              </w:rPr>
            </w:r>
            <w:r>
              <w:rPr>
                <w:b w:val="0"/>
                <w:sz w:val="18"/>
              </w:rPr>
              <w:t>1</w:t>
            </w:r>
          </w:p>
        </w:tc>
        <w:tc>
          <w:tcPr>
            <w:tcW w:type="dxa" w:w="4962"/>
            <w:vAlign w:val="center"/>
          </w:tcPr>
          <w:p>
            <w:pPr>
              <w:spacing w:after="0" w:before="0"/>
            </w:pPr>
            <w:r>
              <w:rPr>
                <w:sz w:val="18"/>
              </w:rPr>
            </w:r>
            <w:r>
              <w:rPr>
                <w:b w:val="0"/>
                <w:sz w:val="18"/>
              </w:rPr>
              <w:t>South</w:t>
            </w:r>
          </w:p>
        </w:tc>
      </w:tr>
      <w:tr>
        <w:tc>
          <w:tcPr>
            <w:tcW w:type="dxa" w:w="4962"/>
            <w:vAlign w:val="center"/>
          </w:tcPr>
          <w:p>
            <w:pPr>
              <w:spacing w:after="0" w:before="0"/>
            </w:pPr>
            <w:r>
              <w:rPr>
                <w:sz w:val="18"/>
              </w:rPr>
            </w:r>
            <w:r>
              <w:rPr>
                <w:b w:val="0"/>
                <w:sz w:val="18"/>
              </w:rPr>
              <w:t>2</w:t>
            </w:r>
          </w:p>
        </w:tc>
        <w:tc>
          <w:tcPr>
            <w:tcW w:type="dxa" w:w="4962"/>
            <w:vAlign w:val="center"/>
          </w:tcPr>
          <w:p>
            <w:pPr>
              <w:spacing w:after="0" w:before="0"/>
            </w:pPr>
            <w:r>
              <w:rPr>
                <w:sz w:val="18"/>
              </w:rPr>
            </w:r>
            <w:r>
              <w:rPr>
                <w:b w:val="0"/>
                <w:sz w:val="18"/>
              </w:rPr>
              <w:t>West</w:t>
            </w:r>
          </w:p>
        </w:tc>
      </w:tr>
      <w:tr>
        <w:tc>
          <w:tcPr>
            <w:tcW w:type="dxa" w:w="4962"/>
            <w:vAlign w:val="center"/>
          </w:tcPr>
          <w:p>
            <w:pPr>
              <w:spacing w:after="0" w:before="0"/>
            </w:pPr>
            <w:r>
              <w:rPr>
                <w:sz w:val="18"/>
              </w:rPr>
            </w:r>
            <w:r>
              <w:rPr>
                <w:b w:val="0"/>
                <w:sz w:val="18"/>
              </w:rPr>
              <w:t>3</w:t>
            </w:r>
          </w:p>
        </w:tc>
        <w:tc>
          <w:tcPr>
            <w:tcW w:type="dxa" w:w="4962"/>
            <w:vAlign w:val="center"/>
          </w:tcPr>
          <w:p>
            <w:pPr>
              <w:spacing w:after="0" w:before="0"/>
            </w:pPr>
            <w:r>
              <w:rPr>
                <w:sz w:val="18"/>
              </w:rPr>
            </w:r>
            <w:r>
              <w:rPr>
                <w:b w:val="0"/>
                <w:sz w:val="18"/>
              </w:rPr>
              <w:t>East</w:t>
            </w:r>
          </w:p>
        </w:tc>
      </w:tr>
      <w:tr>
        <w:tc>
          <w:tcPr>
            <w:tcW w:type="dxa" w:w="4962"/>
            <w:vAlign w:val="center"/>
          </w:tcPr>
          <w:p>
            <w:pPr>
              <w:spacing w:after="0" w:before="0"/>
            </w:pPr>
            <w:r>
              <w:rPr>
                <w:sz w:val="18"/>
              </w:rPr>
            </w:r>
            <w:r>
              <w:rPr>
                <w:b w:val="0"/>
                <w:sz w:val="18"/>
              </w:rPr>
              <w:t>4</w:t>
            </w:r>
          </w:p>
        </w:tc>
        <w:tc>
          <w:tcPr>
            <w:tcW w:type="dxa" w:w="4962"/>
            <w:vAlign w:val="center"/>
          </w:tcPr>
          <w:p>
            <w:pPr>
              <w:spacing w:after="0" w:before="0"/>
            </w:pPr>
            <w:r>
              <w:rPr>
                <w:sz w:val="18"/>
              </w:rPr>
            </w:r>
            <w:r>
              <w:rPr>
                <w:b w:val="0"/>
                <w:sz w:val="18"/>
              </w:rPr>
              <w:t>Central</w:t>
            </w:r>
          </w:p>
        </w:tc>
      </w:tr>
    </w:tbl>
    <w:p>
      <w:pPr>
        <w:spacing w:after="60"/>
      </w:pPr>
    </w:p>
    <w:p>
      <w:pPr>
        <w:keepNext/>
        <w:pageBreakBefore/>
        <w:spacing w:after="120"/>
      </w:pPr>
      <w:r>
        <w:rPr>
          <w:b/>
          <w:sz w:val="20"/>
        </w:rPr>
        <w:t>State</w:t>
      </w:r>
    </w:p>
    <w:p>
      <w:pPr>
        <w:spacing w:after="120"/>
      </w:pPr>
      <w:r>
        <w:rPr>
          <w:b w:val="0"/>
          <w:sz w:val="20"/>
        </w:rPr>
        <w:t>US states. Each state is in one country and one sales region.</w:t>
      </w:r>
    </w:p>
    <w:tbl>
      <w:tblPr>
        <w:tblW w:type="auto" w:w="0"/>
        <w:jc w:val="center"/>
        <w:tblLayout w:type="autofit"/>
        <w:tblLook w:firstColumn="1" w:firstRow="1" w:lastColumn="0" w:lastRow="0" w:noHBand="0" w:noVBand="1" w:val="04A0"/>
      </w:tblPr>
      <w:tblGrid>
        <w:gridCol w:w="2481"/>
        <w:gridCol w:w="2481"/>
        <w:gridCol w:w="2481"/>
        <w:gridCol w:w="2481"/>
      </w:tblGrid>
      <w:tr>
        <w:tc>
          <w:tcPr>
            <w:tcW w:type="dxa" w:w="1512"/>
            <w:vAlign w:val="center"/>
            <w:shd w:fill="D9EAF7"/>
          </w:tcPr>
          <w:p>
            <w:pPr>
              <w:spacing w:after="0" w:before="0"/>
            </w:pPr>
            <w:r>
              <w:rPr>
                <w:sz w:val="18"/>
              </w:rPr>
            </w:r>
            <w:r>
              <w:rPr>
                <w:b/>
                <w:sz w:val="18"/>
              </w:rPr>
              <w:t>Table Name</w:t>
            </w:r>
          </w:p>
        </w:tc>
        <w:tc>
          <w:tcPr>
            <w:tcW w:type="dxa" w:w="1944"/>
            <w:vAlign w:val="center"/>
            <w:shd w:fill="D9EAF7"/>
          </w:tcPr>
          <w:p>
            <w:pPr>
              <w:spacing w:after="0" w:before="0"/>
            </w:pPr>
            <w:r>
              <w:rPr>
                <w:sz w:val="18"/>
              </w:rPr>
            </w:r>
            <w:r>
              <w:rPr>
                <w:b/>
                <w:sz w:val="18"/>
              </w:rPr>
              <w:t>Field name</w:t>
            </w:r>
          </w:p>
        </w:tc>
        <w:tc>
          <w:tcPr>
            <w:tcW w:type="dxa" w:w="4392"/>
            <w:vAlign w:val="center"/>
            <w:shd w:fill="D9EAF7"/>
          </w:tcPr>
          <w:p>
            <w:pPr>
              <w:spacing w:after="0" w:before="0"/>
            </w:pPr>
            <w:r>
              <w:rPr>
                <w:sz w:val="18"/>
              </w:rPr>
            </w:r>
            <w:r>
              <w:rPr>
                <w:b/>
                <w:sz w:val="18"/>
              </w:rPr>
              <w:t>Field Description</w:t>
            </w:r>
          </w:p>
        </w:tc>
        <w:tc>
          <w:tcPr>
            <w:tcW w:type="dxa" w:w="2232"/>
            <w:vAlign w:val="center"/>
            <w:shd w:fill="D9EAF7"/>
          </w:tcPr>
          <w:p>
            <w:pPr>
              <w:spacing w:after="0" w:before="0"/>
            </w:pPr>
            <w:r>
              <w:rPr>
                <w:sz w:val="18"/>
              </w:rPr>
            </w:r>
            <w:r>
              <w:rPr>
                <w:b/>
                <w:sz w:val="18"/>
              </w:rPr>
              <w:t>Data Type</w:t>
            </w:r>
          </w:p>
        </w:tc>
      </w:tr>
      <w:tr>
        <w:tc>
          <w:tcPr>
            <w:tcW w:type="dxa" w:w="1512"/>
            <w:vAlign w:val="center"/>
          </w:tcPr>
          <w:p>
            <w:pPr>
              <w:spacing w:after="0" w:before="0"/>
            </w:pPr>
            <w:r>
              <w:rPr>
                <w:sz w:val="18"/>
              </w:rPr>
            </w:r>
            <w:r>
              <w:rPr>
                <w:b w:val="0"/>
                <w:sz w:val="18"/>
              </w:rPr>
              <w:t>State</w:t>
            </w:r>
          </w:p>
        </w:tc>
        <w:tc>
          <w:tcPr>
            <w:tcW w:type="dxa" w:w="1944"/>
            <w:vAlign w:val="center"/>
          </w:tcPr>
          <w:p>
            <w:pPr>
              <w:spacing w:after="0" w:before="0"/>
            </w:pPr>
            <w:r>
              <w:rPr>
                <w:sz w:val="18"/>
              </w:rPr>
            </w:r>
            <w:r>
              <w:rPr>
                <w:b w:val="0"/>
                <w:sz w:val="18"/>
              </w:rPr>
              <w:t>state_id</w:t>
            </w:r>
          </w:p>
        </w:tc>
        <w:tc>
          <w:tcPr>
            <w:tcW w:type="dxa" w:w="4392"/>
            <w:vAlign w:val="center"/>
          </w:tcPr>
          <w:p>
            <w:pPr>
              <w:spacing w:after="0" w:before="0"/>
            </w:pPr>
            <w:r>
              <w:rPr>
                <w:sz w:val="18"/>
              </w:rPr>
            </w:r>
            <w:r>
              <w:rPr>
                <w:b w:val="0"/>
                <w:sz w:val="18"/>
              </w:rPr>
              <w:t>Unique ID for each state, PK</w:t>
            </w:r>
          </w:p>
        </w:tc>
        <w:tc>
          <w:tcPr>
            <w:tcW w:type="dxa" w:w="2232"/>
            <w:vAlign w:val="center"/>
          </w:tcPr>
          <w:p>
            <w:pPr>
              <w:spacing w:after="0" w:before="0"/>
            </w:pPr>
            <w:r>
              <w:rPr>
                <w:sz w:val="18"/>
              </w:rPr>
            </w:r>
            <w:r>
              <w:rPr>
                <w:b w:val="0"/>
                <w:sz w:val="18"/>
              </w:rPr>
              <w:t>INT</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state_name</w:t>
            </w:r>
          </w:p>
        </w:tc>
        <w:tc>
          <w:tcPr>
            <w:tcW w:type="dxa" w:w="4392"/>
            <w:vAlign w:val="center"/>
          </w:tcPr>
          <w:p>
            <w:pPr>
              <w:spacing w:after="0" w:before="0"/>
            </w:pPr>
            <w:r>
              <w:rPr>
                <w:sz w:val="18"/>
              </w:rPr>
            </w:r>
            <w:r>
              <w:rPr>
                <w:b w:val="0"/>
                <w:sz w:val="18"/>
              </w:rPr>
              <w:t>State name</w:t>
            </w:r>
          </w:p>
        </w:tc>
        <w:tc>
          <w:tcPr>
            <w:tcW w:type="dxa" w:w="2232"/>
            <w:vAlign w:val="center"/>
          </w:tcPr>
          <w:p>
            <w:pPr>
              <w:spacing w:after="0" w:before="0"/>
            </w:pPr>
            <w:r>
              <w:rPr>
                <w:sz w:val="18"/>
              </w:rPr>
            </w:r>
            <w:r>
              <w:rPr>
                <w:b w:val="0"/>
                <w:sz w:val="18"/>
              </w:rPr>
              <w:t>VARCHAR(50), NOT NULL</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country_id</w:t>
            </w:r>
          </w:p>
        </w:tc>
        <w:tc>
          <w:tcPr>
            <w:tcW w:type="dxa" w:w="4392"/>
            <w:vAlign w:val="center"/>
          </w:tcPr>
          <w:p>
            <w:pPr>
              <w:spacing w:after="0" w:before="0"/>
            </w:pPr>
            <w:r>
              <w:rPr>
                <w:sz w:val="18"/>
              </w:rPr>
            </w:r>
            <w:r>
              <w:rPr>
                <w:b w:val="0"/>
                <w:sz w:val="18"/>
              </w:rPr>
              <w:t>Country this state is in, FK -&gt; Country(country_id)</w:t>
            </w:r>
          </w:p>
        </w:tc>
        <w:tc>
          <w:tcPr>
            <w:tcW w:type="dxa" w:w="2232"/>
            <w:vAlign w:val="center"/>
          </w:tcPr>
          <w:p>
            <w:pPr>
              <w:spacing w:after="0" w:before="0"/>
            </w:pPr>
            <w:r>
              <w:rPr>
                <w:sz w:val="18"/>
              </w:rPr>
            </w:r>
            <w:r>
              <w:rPr>
                <w:b w:val="0"/>
                <w:sz w:val="18"/>
              </w:rPr>
              <w:t>INT, NOT NULL</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region_id</w:t>
            </w:r>
          </w:p>
        </w:tc>
        <w:tc>
          <w:tcPr>
            <w:tcW w:type="dxa" w:w="4392"/>
            <w:vAlign w:val="center"/>
          </w:tcPr>
          <w:p>
            <w:pPr>
              <w:spacing w:after="0" w:before="0"/>
            </w:pPr>
            <w:r>
              <w:rPr>
                <w:sz w:val="18"/>
              </w:rPr>
            </w:r>
            <w:r>
              <w:rPr>
                <w:b w:val="0"/>
                <w:sz w:val="18"/>
              </w:rPr>
              <w:t>Sales region this state is in, FK -&gt; Region(region_id)</w:t>
            </w:r>
          </w:p>
        </w:tc>
        <w:tc>
          <w:tcPr>
            <w:tcW w:type="dxa" w:w="2232"/>
            <w:vAlign w:val="center"/>
          </w:tcPr>
          <w:p>
            <w:pPr>
              <w:spacing w:after="0" w:before="0"/>
            </w:pPr>
            <w:r>
              <w:rPr>
                <w:sz w:val="18"/>
              </w:rPr>
            </w:r>
            <w:r>
              <w:rPr>
                <w:b w:val="0"/>
                <w:sz w:val="18"/>
              </w:rPr>
              <w:t>INT, NOT NULL</w:t>
            </w:r>
          </w:p>
        </w:tc>
      </w:tr>
    </w:tbl>
    <w:p>
      <w:pPr>
        <w:spacing w:after="120"/>
      </w:pPr>
      <w:r>
        <w:rPr>
          <w:b w:val="0"/>
          <w:sz w:val="20"/>
        </w:rPr>
        <w:t>Plus UNIQUE (state_name, country_id). Two different countries could each have a state with the same name, so the state name alone is not unique.</w:t>
      </w:r>
    </w:p>
    <w:p>
      <w:pPr>
        <w:spacing w:after="120"/>
      </w:pPr>
      <w:r>
        <w:rPr>
          <w:b/>
          <w:sz w:val="20"/>
        </w:rPr>
        <w:t>Comments on table relationships</w:t>
      </w:r>
    </w:p>
    <w:p>
      <w:pPr>
        <w:spacing w:after="120"/>
      </w:pPr>
      <w:r>
        <w:rPr>
          <w:b w:val="0"/>
          <w:sz w:val="20"/>
        </w:rPr>
        <w:t>Belongs to one country and one region. Has many cities.</w:t>
      </w:r>
    </w:p>
    <w:p>
      <w:pPr>
        <w:spacing w:after="120"/>
      </w:pPr>
      <w:r>
        <w:rPr>
          <w:b/>
          <w:sz w:val="20"/>
        </w:rPr>
        <w:t>Example with data</w:t>
      </w:r>
    </w:p>
    <w:tbl>
      <w:tblPr>
        <w:tblW w:type="auto" w:w="0"/>
        <w:jc w:val="center"/>
        <w:tblLayout w:type="autofit"/>
        <w:tblLook w:firstColumn="1" w:firstRow="1" w:lastColumn="0" w:lastRow="0" w:noHBand="0" w:noVBand="1" w:val="04A0"/>
      </w:tblPr>
      <w:tblGrid>
        <w:gridCol w:w="2481"/>
        <w:gridCol w:w="2481"/>
        <w:gridCol w:w="2481"/>
        <w:gridCol w:w="2481"/>
      </w:tblGrid>
      <w:tr>
        <w:tc>
          <w:tcPr>
            <w:tcW w:type="dxa" w:w="2481"/>
            <w:vAlign w:val="center"/>
            <w:shd w:fill="D9EAF7"/>
          </w:tcPr>
          <w:p>
            <w:pPr>
              <w:spacing w:after="0" w:before="0"/>
            </w:pPr>
            <w:r>
              <w:rPr>
                <w:sz w:val="18"/>
              </w:rPr>
            </w:r>
            <w:r>
              <w:rPr>
                <w:b/>
                <w:sz w:val="18"/>
              </w:rPr>
              <w:t>state_id</w:t>
            </w:r>
          </w:p>
        </w:tc>
        <w:tc>
          <w:tcPr>
            <w:tcW w:type="dxa" w:w="2481"/>
            <w:vAlign w:val="center"/>
            <w:shd w:fill="D9EAF7"/>
          </w:tcPr>
          <w:p>
            <w:pPr>
              <w:spacing w:after="0" w:before="0"/>
            </w:pPr>
            <w:r>
              <w:rPr>
                <w:sz w:val="18"/>
              </w:rPr>
            </w:r>
            <w:r>
              <w:rPr>
                <w:b/>
                <w:sz w:val="18"/>
              </w:rPr>
              <w:t>state_name</w:t>
            </w:r>
          </w:p>
        </w:tc>
        <w:tc>
          <w:tcPr>
            <w:tcW w:type="dxa" w:w="2481"/>
            <w:vAlign w:val="center"/>
            <w:shd w:fill="D9EAF7"/>
          </w:tcPr>
          <w:p>
            <w:pPr>
              <w:spacing w:after="0" w:before="0"/>
            </w:pPr>
            <w:r>
              <w:rPr>
                <w:sz w:val="18"/>
              </w:rPr>
            </w:r>
            <w:r>
              <w:rPr>
                <w:b/>
                <w:sz w:val="18"/>
              </w:rPr>
              <w:t>country_id</w:t>
            </w:r>
          </w:p>
        </w:tc>
        <w:tc>
          <w:tcPr>
            <w:tcW w:type="dxa" w:w="2481"/>
            <w:vAlign w:val="center"/>
            <w:shd w:fill="D9EAF7"/>
          </w:tcPr>
          <w:p>
            <w:pPr>
              <w:spacing w:after="0" w:before="0"/>
            </w:pPr>
            <w:r>
              <w:rPr>
                <w:sz w:val="18"/>
              </w:rPr>
            </w:r>
            <w:r>
              <w:rPr>
                <w:b/>
                <w:sz w:val="18"/>
              </w:rPr>
              <w:t>region_id</w:t>
            </w:r>
          </w:p>
        </w:tc>
      </w:tr>
      <w:tr>
        <w:tc>
          <w:tcPr>
            <w:tcW w:type="dxa" w:w="2481"/>
            <w:vAlign w:val="center"/>
          </w:tcPr>
          <w:p>
            <w:pPr>
              <w:spacing w:after="0" w:before="0"/>
            </w:pPr>
            <w:r>
              <w:rPr>
                <w:sz w:val="18"/>
              </w:rPr>
            </w:r>
            <w:r>
              <w:rPr>
                <w:b w:val="0"/>
                <w:sz w:val="18"/>
              </w:rPr>
              <w:t>1</w:t>
            </w:r>
          </w:p>
        </w:tc>
        <w:tc>
          <w:tcPr>
            <w:tcW w:type="dxa" w:w="2481"/>
            <w:vAlign w:val="center"/>
          </w:tcPr>
          <w:p>
            <w:pPr>
              <w:spacing w:after="0" w:before="0"/>
            </w:pPr>
            <w:r>
              <w:rPr>
                <w:sz w:val="18"/>
              </w:rPr>
            </w:r>
            <w:r>
              <w:rPr>
                <w:b w:val="0"/>
                <w:sz w:val="18"/>
              </w:rPr>
              <w:t>Kentucky</w:t>
            </w:r>
          </w:p>
        </w:tc>
        <w:tc>
          <w:tcPr>
            <w:tcW w:type="dxa" w:w="2481"/>
            <w:vAlign w:val="center"/>
          </w:tcPr>
          <w:p>
            <w:pPr>
              <w:spacing w:after="0" w:before="0"/>
            </w:pPr>
            <w:r>
              <w:rPr>
                <w:sz w:val="18"/>
              </w:rPr>
            </w:r>
            <w:r>
              <w:rPr>
                <w:b w:val="0"/>
                <w:sz w:val="18"/>
              </w:rPr>
              <w:t>1</w:t>
            </w:r>
          </w:p>
        </w:tc>
        <w:tc>
          <w:tcPr>
            <w:tcW w:type="dxa" w:w="2481"/>
            <w:vAlign w:val="center"/>
          </w:tcPr>
          <w:p>
            <w:pPr>
              <w:spacing w:after="0" w:before="0"/>
            </w:pPr>
            <w:r>
              <w:rPr>
                <w:sz w:val="18"/>
              </w:rPr>
            </w:r>
            <w:r>
              <w:rPr>
                <w:b w:val="0"/>
                <w:sz w:val="18"/>
              </w:rPr>
              <w:t>1</w:t>
            </w:r>
          </w:p>
        </w:tc>
      </w:tr>
      <w:tr>
        <w:tc>
          <w:tcPr>
            <w:tcW w:type="dxa" w:w="2481"/>
            <w:vAlign w:val="center"/>
          </w:tcPr>
          <w:p>
            <w:pPr>
              <w:spacing w:after="0" w:before="0"/>
            </w:pPr>
            <w:r>
              <w:rPr>
                <w:sz w:val="18"/>
              </w:rPr>
            </w:r>
            <w:r>
              <w:rPr>
                <w:b w:val="0"/>
                <w:sz w:val="18"/>
              </w:rPr>
              <w:t>2</w:t>
            </w:r>
          </w:p>
        </w:tc>
        <w:tc>
          <w:tcPr>
            <w:tcW w:type="dxa" w:w="2481"/>
            <w:vAlign w:val="center"/>
          </w:tcPr>
          <w:p>
            <w:pPr>
              <w:spacing w:after="0" w:before="0"/>
            </w:pPr>
            <w:r>
              <w:rPr>
                <w:sz w:val="18"/>
              </w:rPr>
            </w:r>
            <w:r>
              <w:rPr>
                <w:b w:val="0"/>
                <w:sz w:val="18"/>
              </w:rPr>
              <w:t>California</w:t>
            </w:r>
          </w:p>
        </w:tc>
        <w:tc>
          <w:tcPr>
            <w:tcW w:type="dxa" w:w="2481"/>
            <w:vAlign w:val="center"/>
          </w:tcPr>
          <w:p>
            <w:pPr>
              <w:spacing w:after="0" w:before="0"/>
            </w:pPr>
            <w:r>
              <w:rPr>
                <w:sz w:val="18"/>
              </w:rPr>
            </w:r>
            <w:r>
              <w:rPr>
                <w:b w:val="0"/>
                <w:sz w:val="18"/>
              </w:rPr>
              <w:t>1</w:t>
            </w:r>
          </w:p>
        </w:tc>
        <w:tc>
          <w:tcPr>
            <w:tcW w:type="dxa" w:w="2481"/>
            <w:vAlign w:val="center"/>
          </w:tcPr>
          <w:p>
            <w:pPr>
              <w:spacing w:after="0" w:before="0"/>
            </w:pPr>
            <w:r>
              <w:rPr>
                <w:sz w:val="18"/>
              </w:rPr>
            </w:r>
            <w:r>
              <w:rPr>
                <w:b w:val="0"/>
                <w:sz w:val="18"/>
              </w:rPr>
              <w:t>2</w:t>
            </w:r>
          </w:p>
        </w:tc>
      </w:tr>
    </w:tbl>
    <w:p>
      <w:pPr>
        <w:spacing w:after="60"/>
      </w:pPr>
    </w:p>
    <w:p>
      <w:pPr>
        <w:keepNext/>
        <w:spacing w:after="120"/>
      </w:pPr>
      <w:r>
        <w:rPr>
          <w:b/>
          <w:sz w:val="20"/>
        </w:rPr>
        <w:t>City</w:t>
      </w:r>
    </w:p>
    <w:p>
      <w:pPr>
        <w:spacing w:after="120"/>
      </w:pPr>
      <w:r>
        <w:rPr>
          <w:b w:val="0"/>
          <w:sz w:val="20"/>
        </w:rPr>
        <w:t>Cities that orders ship to. Each city is in one state.</w:t>
      </w:r>
    </w:p>
    <w:tbl>
      <w:tblPr>
        <w:tblW w:type="auto" w:w="0"/>
        <w:jc w:val="center"/>
        <w:tblLayout w:type="autofit"/>
        <w:tblLook w:firstColumn="1" w:firstRow="1" w:lastColumn="0" w:lastRow="0" w:noHBand="0" w:noVBand="1" w:val="04A0"/>
      </w:tblPr>
      <w:tblGrid>
        <w:gridCol w:w="2481"/>
        <w:gridCol w:w="2481"/>
        <w:gridCol w:w="2481"/>
        <w:gridCol w:w="2481"/>
      </w:tblGrid>
      <w:tr>
        <w:tc>
          <w:tcPr>
            <w:tcW w:type="dxa" w:w="1512"/>
            <w:vAlign w:val="center"/>
            <w:shd w:fill="D9EAF7"/>
          </w:tcPr>
          <w:p>
            <w:pPr>
              <w:spacing w:after="0" w:before="0"/>
            </w:pPr>
            <w:r>
              <w:rPr>
                <w:sz w:val="18"/>
              </w:rPr>
            </w:r>
            <w:r>
              <w:rPr>
                <w:b/>
                <w:sz w:val="18"/>
              </w:rPr>
              <w:t>Table Name</w:t>
            </w:r>
          </w:p>
        </w:tc>
        <w:tc>
          <w:tcPr>
            <w:tcW w:type="dxa" w:w="1944"/>
            <w:vAlign w:val="center"/>
            <w:shd w:fill="D9EAF7"/>
          </w:tcPr>
          <w:p>
            <w:pPr>
              <w:spacing w:after="0" w:before="0"/>
            </w:pPr>
            <w:r>
              <w:rPr>
                <w:sz w:val="18"/>
              </w:rPr>
            </w:r>
            <w:r>
              <w:rPr>
                <w:b/>
                <w:sz w:val="18"/>
              </w:rPr>
              <w:t>Field name</w:t>
            </w:r>
          </w:p>
        </w:tc>
        <w:tc>
          <w:tcPr>
            <w:tcW w:type="dxa" w:w="4392"/>
            <w:vAlign w:val="center"/>
            <w:shd w:fill="D9EAF7"/>
          </w:tcPr>
          <w:p>
            <w:pPr>
              <w:spacing w:after="0" w:before="0"/>
            </w:pPr>
            <w:r>
              <w:rPr>
                <w:sz w:val="18"/>
              </w:rPr>
            </w:r>
            <w:r>
              <w:rPr>
                <w:b/>
                <w:sz w:val="18"/>
              </w:rPr>
              <w:t>Field Description</w:t>
            </w:r>
          </w:p>
        </w:tc>
        <w:tc>
          <w:tcPr>
            <w:tcW w:type="dxa" w:w="2232"/>
            <w:vAlign w:val="center"/>
            <w:shd w:fill="D9EAF7"/>
          </w:tcPr>
          <w:p>
            <w:pPr>
              <w:spacing w:after="0" w:before="0"/>
            </w:pPr>
            <w:r>
              <w:rPr>
                <w:sz w:val="18"/>
              </w:rPr>
            </w:r>
            <w:r>
              <w:rPr>
                <w:b/>
                <w:sz w:val="18"/>
              </w:rPr>
              <w:t>Data Type</w:t>
            </w:r>
          </w:p>
        </w:tc>
      </w:tr>
      <w:tr>
        <w:tc>
          <w:tcPr>
            <w:tcW w:type="dxa" w:w="1512"/>
            <w:vAlign w:val="center"/>
          </w:tcPr>
          <w:p>
            <w:pPr>
              <w:spacing w:after="0" w:before="0"/>
            </w:pPr>
            <w:r>
              <w:rPr>
                <w:sz w:val="18"/>
              </w:rPr>
            </w:r>
            <w:r>
              <w:rPr>
                <w:b w:val="0"/>
                <w:sz w:val="18"/>
              </w:rPr>
              <w:t>City</w:t>
            </w:r>
          </w:p>
        </w:tc>
        <w:tc>
          <w:tcPr>
            <w:tcW w:type="dxa" w:w="1944"/>
            <w:vAlign w:val="center"/>
          </w:tcPr>
          <w:p>
            <w:pPr>
              <w:spacing w:after="0" w:before="0"/>
            </w:pPr>
            <w:r>
              <w:rPr>
                <w:sz w:val="18"/>
              </w:rPr>
            </w:r>
            <w:r>
              <w:rPr>
                <w:b w:val="0"/>
                <w:sz w:val="18"/>
              </w:rPr>
              <w:t>city_id</w:t>
            </w:r>
          </w:p>
        </w:tc>
        <w:tc>
          <w:tcPr>
            <w:tcW w:type="dxa" w:w="4392"/>
            <w:vAlign w:val="center"/>
          </w:tcPr>
          <w:p>
            <w:pPr>
              <w:spacing w:after="0" w:before="0"/>
            </w:pPr>
            <w:r>
              <w:rPr>
                <w:sz w:val="18"/>
              </w:rPr>
            </w:r>
            <w:r>
              <w:rPr>
                <w:b w:val="0"/>
                <w:sz w:val="18"/>
              </w:rPr>
              <w:t>Unique ID for each city, PK</w:t>
            </w:r>
          </w:p>
        </w:tc>
        <w:tc>
          <w:tcPr>
            <w:tcW w:type="dxa" w:w="2232"/>
            <w:vAlign w:val="center"/>
          </w:tcPr>
          <w:p>
            <w:pPr>
              <w:spacing w:after="0" w:before="0"/>
            </w:pPr>
            <w:r>
              <w:rPr>
                <w:sz w:val="18"/>
              </w:rPr>
            </w:r>
            <w:r>
              <w:rPr>
                <w:b w:val="0"/>
                <w:sz w:val="18"/>
              </w:rPr>
              <w:t>INT</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city_name</w:t>
            </w:r>
          </w:p>
        </w:tc>
        <w:tc>
          <w:tcPr>
            <w:tcW w:type="dxa" w:w="4392"/>
            <w:vAlign w:val="center"/>
          </w:tcPr>
          <w:p>
            <w:pPr>
              <w:spacing w:after="0" w:before="0"/>
            </w:pPr>
            <w:r>
              <w:rPr>
                <w:sz w:val="18"/>
              </w:rPr>
            </w:r>
            <w:r>
              <w:rPr>
                <w:b w:val="0"/>
                <w:sz w:val="18"/>
              </w:rPr>
              <w:t>City name</w:t>
            </w:r>
          </w:p>
        </w:tc>
        <w:tc>
          <w:tcPr>
            <w:tcW w:type="dxa" w:w="2232"/>
            <w:vAlign w:val="center"/>
          </w:tcPr>
          <w:p>
            <w:pPr>
              <w:spacing w:after="0" w:before="0"/>
            </w:pPr>
            <w:r>
              <w:rPr>
                <w:sz w:val="18"/>
              </w:rPr>
            </w:r>
            <w:r>
              <w:rPr>
                <w:b w:val="0"/>
                <w:sz w:val="18"/>
              </w:rPr>
              <w:t>VARCHAR(100), NOT NULL</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state_id</w:t>
            </w:r>
          </w:p>
        </w:tc>
        <w:tc>
          <w:tcPr>
            <w:tcW w:type="dxa" w:w="4392"/>
            <w:vAlign w:val="center"/>
          </w:tcPr>
          <w:p>
            <w:pPr>
              <w:spacing w:after="0" w:before="0"/>
            </w:pPr>
            <w:r>
              <w:rPr>
                <w:sz w:val="18"/>
              </w:rPr>
            </w:r>
            <w:r>
              <w:rPr>
                <w:b w:val="0"/>
                <w:sz w:val="18"/>
              </w:rPr>
              <w:t>State this city is in, FK -&gt; State(state_id)</w:t>
            </w:r>
          </w:p>
        </w:tc>
        <w:tc>
          <w:tcPr>
            <w:tcW w:type="dxa" w:w="2232"/>
            <w:vAlign w:val="center"/>
          </w:tcPr>
          <w:p>
            <w:pPr>
              <w:spacing w:after="0" w:before="0"/>
            </w:pPr>
            <w:r>
              <w:rPr>
                <w:sz w:val="18"/>
              </w:rPr>
            </w:r>
            <w:r>
              <w:rPr>
                <w:b w:val="0"/>
                <w:sz w:val="18"/>
              </w:rPr>
              <w:t>INT, NOT NULL</w:t>
            </w:r>
          </w:p>
        </w:tc>
      </w:tr>
    </w:tbl>
    <w:p>
      <w:pPr>
        <w:spacing w:after="120"/>
      </w:pPr>
      <w:r>
        <w:rPr>
          <w:b w:val="0"/>
          <w:sz w:val="20"/>
        </w:rPr>
        <w:t>Plus UNIQUE (city_name, state_id). There are several "Springfields" across different states, so the city name alone is not unique.</w:t>
      </w:r>
    </w:p>
    <w:p>
      <w:pPr>
        <w:spacing w:after="120"/>
      </w:pPr>
      <w:r>
        <w:rPr>
          <w:b/>
          <w:sz w:val="20"/>
        </w:rPr>
        <w:t>Comments on table relationships</w:t>
      </w:r>
    </w:p>
    <w:p>
      <w:pPr>
        <w:spacing w:after="120"/>
      </w:pPr>
      <w:r>
        <w:rPr>
          <w:b w:val="0"/>
          <w:sz w:val="20"/>
        </w:rPr>
        <w:t>Belongs to one state. Receives many orders.</w:t>
      </w:r>
    </w:p>
    <w:p>
      <w:pPr>
        <w:spacing w:after="120"/>
      </w:pPr>
      <w:r>
        <w:rPr>
          <w:b/>
          <w:sz w:val="20"/>
        </w:rPr>
        <w:t>Example with data</w:t>
      </w:r>
    </w:p>
    <w:tbl>
      <w:tblPr>
        <w:tblW w:type="auto" w:w="0"/>
        <w:jc w:val="center"/>
        <w:tblLayout w:type="autofit"/>
        <w:tblLook w:firstColumn="1" w:firstRow="1" w:lastColumn="0" w:lastRow="0" w:noHBand="0" w:noVBand="1" w:val="04A0"/>
      </w:tblPr>
      <w:tblGrid>
        <w:gridCol w:w="3308"/>
        <w:gridCol w:w="3308"/>
        <w:gridCol w:w="3308"/>
      </w:tblGrid>
      <w:tr>
        <w:tc>
          <w:tcPr>
            <w:tcW w:type="dxa" w:w="3308"/>
            <w:vAlign w:val="center"/>
            <w:shd w:fill="D9EAF7"/>
          </w:tcPr>
          <w:p>
            <w:pPr>
              <w:spacing w:after="0" w:before="0"/>
            </w:pPr>
            <w:r>
              <w:rPr>
                <w:sz w:val="18"/>
              </w:rPr>
            </w:r>
            <w:r>
              <w:rPr>
                <w:b/>
                <w:sz w:val="18"/>
              </w:rPr>
              <w:t>city_id</w:t>
            </w:r>
          </w:p>
        </w:tc>
        <w:tc>
          <w:tcPr>
            <w:tcW w:type="dxa" w:w="3308"/>
            <w:vAlign w:val="center"/>
            <w:shd w:fill="D9EAF7"/>
          </w:tcPr>
          <w:p>
            <w:pPr>
              <w:spacing w:after="0" w:before="0"/>
            </w:pPr>
            <w:r>
              <w:rPr>
                <w:sz w:val="18"/>
              </w:rPr>
            </w:r>
            <w:r>
              <w:rPr>
                <w:b/>
                <w:sz w:val="18"/>
              </w:rPr>
              <w:t>city_name</w:t>
            </w:r>
          </w:p>
        </w:tc>
        <w:tc>
          <w:tcPr>
            <w:tcW w:type="dxa" w:w="3308"/>
            <w:vAlign w:val="center"/>
            <w:shd w:fill="D9EAF7"/>
          </w:tcPr>
          <w:p>
            <w:pPr>
              <w:spacing w:after="0" w:before="0"/>
            </w:pPr>
            <w:r>
              <w:rPr>
                <w:sz w:val="18"/>
              </w:rPr>
            </w:r>
            <w:r>
              <w:rPr>
                <w:b/>
                <w:sz w:val="18"/>
              </w:rPr>
              <w:t>state_id</w:t>
            </w:r>
          </w:p>
        </w:tc>
      </w:tr>
      <w:tr>
        <w:tc>
          <w:tcPr>
            <w:tcW w:type="dxa" w:w="3308"/>
            <w:vAlign w:val="center"/>
          </w:tcPr>
          <w:p>
            <w:pPr>
              <w:spacing w:after="0" w:before="0"/>
            </w:pPr>
            <w:r>
              <w:rPr>
                <w:sz w:val="18"/>
              </w:rPr>
            </w:r>
            <w:r>
              <w:rPr>
                <w:b w:val="0"/>
                <w:sz w:val="18"/>
              </w:rPr>
              <w:t>1</w:t>
            </w:r>
          </w:p>
        </w:tc>
        <w:tc>
          <w:tcPr>
            <w:tcW w:type="dxa" w:w="3308"/>
            <w:vAlign w:val="center"/>
          </w:tcPr>
          <w:p>
            <w:pPr>
              <w:spacing w:after="0" w:before="0"/>
            </w:pPr>
            <w:r>
              <w:rPr>
                <w:sz w:val="18"/>
              </w:rPr>
            </w:r>
            <w:r>
              <w:rPr>
                <w:b w:val="0"/>
                <w:sz w:val="18"/>
              </w:rPr>
              <w:t>Henderson</w:t>
            </w:r>
          </w:p>
        </w:tc>
        <w:tc>
          <w:tcPr>
            <w:tcW w:type="dxa" w:w="3308"/>
            <w:vAlign w:val="center"/>
          </w:tcPr>
          <w:p>
            <w:pPr>
              <w:spacing w:after="0" w:before="0"/>
            </w:pPr>
            <w:r>
              <w:rPr>
                <w:sz w:val="18"/>
              </w:rPr>
            </w:r>
            <w:r>
              <w:rPr>
                <w:b w:val="0"/>
                <w:sz w:val="18"/>
              </w:rPr>
              <w:t>1</w:t>
            </w:r>
          </w:p>
        </w:tc>
      </w:tr>
      <w:tr>
        <w:tc>
          <w:tcPr>
            <w:tcW w:type="dxa" w:w="3308"/>
            <w:vAlign w:val="center"/>
          </w:tcPr>
          <w:p>
            <w:pPr>
              <w:spacing w:after="0" w:before="0"/>
            </w:pPr>
            <w:r>
              <w:rPr>
                <w:sz w:val="18"/>
              </w:rPr>
            </w:r>
            <w:r>
              <w:rPr>
                <w:b w:val="0"/>
                <w:sz w:val="18"/>
              </w:rPr>
              <w:t>2</w:t>
            </w:r>
          </w:p>
        </w:tc>
        <w:tc>
          <w:tcPr>
            <w:tcW w:type="dxa" w:w="3308"/>
            <w:vAlign w:val="center"/>
          </w:tcPr>
          <w:p>
            <w:pPr>
              <w:spacing w:after="0" w:before="0"/>
            </w:pPr>
            <w:r>
              <w:rPr>
                <w:sz w:val="18"/>
              </w:rPr>
            </w:r>
            <w:r>
              <w:rPr>
                <w:b w:val="0"/>
                <w:sz w:val="18"/>
              </w:rPr>
              <w:t>Los Angeles</w:t>
            </w:r>
          </w:p>
        </w:tc>
        <w:tc>
          <w:tcPr>
            <w:tcW w:type="dxa" w:w="3308"/>
            <w:vAlign w:val="center"/>
          </w:tcPr>
          <w:p>
            <w:pPr>
              <w:spacing w:after="0" w:before="0"/>
            </w:pPr>
            <w:r>
              <w:rPr>
                <w:sz w:val="18"/>
              </w:rPr>
            </w:r>
            <w:r>
              <w:rPr>
                <w:b w:val="0"/>
                <w:sz w:val="18"/>
              </w:rPr>
              <w:t>2</w:t>
            </w:r>
          </w:p>
        </w:tc>
      </w:tr>
    </w:tbl>
    <w:p>
      <w:pPr>
        <w:spacing w:after="60"/>
      </w:pPr>
    </w:p>
    <w:p>
      <w:pPr>
        <w:keepNext/>
        <w:spacing w:after="120"/>
      </w:pPr>
      <w:r>
        <w:rPr>
          <w:b/>
          <w:sz w:val="20"/>
        </w:rPr>
        <w:t>Category</w:t>
      </w:r>
    </w:p>
    <w:p>
      <w:pPr>
        <w:spacing w:after="120"/>
      </w:pPr>
      <w:r>
        <w:rPr>
          <w:b w:val="0"/>
          <w:sz w:val="20"/>
        </w:rPr>
        <w:t>The top-level product categories. The dataset has three: Furniture, Office Supplies, and Technology.</w:t>
      </w:r>
    </w:p>
    <w:tbl>
      <w:tblPr>
        <w:tblW w:type="auto" w:w="0"/>
        <w:jc w:val="center"/>
        <w:tblLayout w:type="autofit"/>
        <w:tblLook w:firstColumn="1" w:firstRow="1" w:lastColumn="0" w:lastRow="0" w:noHBand="0" w:noVBand="1" w:val="04A0"/>
      </w:tblPr>
      <w:tblGrid>
        <w:gridCol w:w="2481"/>
        <w:gridCol w:w="2481"/>
        <w:gridCol w:w="2481"/>
        <w:gridCol w:w="2481"/>
      </w:tblGrid>
      <w:tr>
        <w:tc>
          <w:tcPr>
            <w:tcW w:type="dxa" w:w="1512"/>
            <w:vAlign w:val="center"/>
            <w:shd w:fill="D9EAF7"/>
          </w:tcPr>
          <w:p>
            <w:pPr>
              <w:spacing w:after="0" w:before="0"/>
            </w:pPr>
            <w:r>
              <w:rPr>
                <w:sz w:val="18"/>
              </w:rPr>
            </w:r>
            <w:r>
              <w:rPr>
                <w:b/>
                <w:sz w:val="18"/>
              </w:rPr>
              <w:t>Table Name</w:t>
            </w:r>
          </w:p>
        </w:tc>
        <w:tc>
          <w:tcPr>
            <w:tcW w:type="dxa" w:w="1944"/>
            <w:vAlign w:val="center"/>
            <w:shd w:fill="D9EAF7"/>
          </w:tcPr>
          <w:p>
            <w:pPr>
              <w:spacing w:after="0" w:before="0"/>
            </w:pPr>
            <w:r>
              <w:rPr>
                <w:sz w:val="18"/>
              </w:rPr>
            </w:r>
            <w:r>
              <w:rPr>
                <w:b/>
                <w:sz w:val="18"/>
              </w:rPr>
              <w:t>Field name</w:t>
            </w:r>
          </w:p>
        </w:tc>
        <w:tc>
          <w:tcPr>
            <w:tcW w:type="dxa" w:w="4392"/>
            <w:vAlign w:val="center"/>
            <w:shd w:fill="D9EAF7"/>
          </w:tcPr>
          <w:p>
            <w:pPr>
              <w:spacing w:after="0" w:before="0"/>
            </w:pPr>
            <w:r>
              <w:rPr>
                <w:sz w:val="18"/>
              </w:rPr>
            </w:r>
            <w:r>
              <w:rPr>
                <w:b/>
                <w:sz w:val="18"/>
              </w:rPr>
              <w:t>Field Description</w:t>
            </w:r>
          </w:p>
        </w:tc>
        <w:tc>
          <w:tcPr>
            <w:tcW w:type="dxa" w:w="2232"/>
            <w:vAlign w:val="center"/>
            <w:shd w:fill="D9EAF7"/>
          </w:tcPr>
          <w:p>
            <w:pPr>
              <w:spacing w:after="0" w:before="0"/>
            </w:pPr>
            <w:r>
              <w:rPr>
                <w:sz w:val="18"/>
              </w:rPr>
            </w:r>
            <w:r>
              <w:rPr>
                <w:b/>
                <w:sz w:val="18"/>
              </w:rPr>
              <w:t>Data Type</w:t>
            </w:r>
          </w:p>
        </w:tc>
      </w:tr>
      <w:tr>
        <w:tc>
          <w:tcPr>
            <w:tcW w:type="dxa" w:w="1512"/>
            <w:vAlign w:val="center"/>
          </w:tcPr>
          <w:p>
            <w:pPr>
              <w:spacing w:after="0" w:before="0"/>
            </w:pPr>
            <w:r>
              <w:rPr>
                <w:sz w:val="18"/>
              </w:rPr>
            </w:r>
            <w:r>
              <w:rPr>
                <w:b w:val="0"/>
                <w:sz w:val="18"/>
              </w:rPr>
              <w:t>Category</w:t>
            </w:r>
          </w:p>
        </w:tc>
        <w:tc>
          <w:tcPr>
            <w:tcW w:type="dxa" w:w="1944"/>
            <w:vAlign w:val="center"/>
          </w:tcPr>
          <w:p>
            <w:pPr>
              <w:spacing w:after="0" w:before="0"/>
            </w:pPr>
            <w:r>
              <w:rPr>
                <w:sz w:val="18"/>
              </w:rPr>
            </w:r>
            <w:r>
              <w:rPr>
                <w:b w:val="0"/>
                <w:sz w:val="18"/>
              </w:rPr>
              <w:t>category_id</w:t>
            </w:r>
          </w:p>
        </w:tc>
        <w:tc>
          <w:tcPr>
            <w:tcW w:type="dxa" w:w="4392"/>
            <w:vAlign w:val="center"/>
          </w:tcPr>
          <w:p>
            <w:pPr>
              <w:spacing w:after="0" w:before="0"/>
            </w:pPr>
            <w:r>
              <w:rPr>
                <w:sz w:val="18"/>
              </w:rPr>
            </w:r>
            <w:r>
              <w:rPr>
                <w:b w:val="0"/>
                <w:sz w:val="18"/>
              </w:rPr>
              <w:t>Unique ID for each category, PK</w:t>
            </w:r>
          </w:p>
        </w:tc>
        <w:tc>
          <w:tcPr>
            <w:tcW w:type="dxa" w:w="2232"/>
            <w:vAlign w:val="center"/>
          </w:tcPr>
          <w:p>
            <w:pPr>
              <w:spacing w:after="0" w:before="0"/>
            </w:pPr>
            <w:r>
              <w:rPr>
                <w:sz w:val="18"/>
              </w:rPr>
            </w:r>
            <w:r>
              <w:rPr>
                <w:b w:val="0"/>
                <w:sz w:val="18"/>
              </w:rPr>
              <w:t>INT</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category_name</w:t>
            </w:r>
          </w:p>
        </w:tc>
        <w:tc>
          <w:tcPr>
            <w:tcW w:type="dxa" w:w="4392"/>
            <w:vAlign w:val="center"/>
          </w:tcPr>
          <w:p>
            <w:pPr>
              <w:spacing w:after="0" w:before="0"/>
            </w:pPr>
            <w:r>
              <w:rPr>
                <w:sz w:val="18"/>
              </w:rPr>
            </w:r>
            <w:r>
              <w:rPr>
                <w:b w:val="0"/>
                <w:sz w:val="18"/>
              </w:rPr>
              <w:t>Category name</w:t>
            </w:r>
          </w:p>
        </w:tc>
        <w:tc>
          <w:tcPr>
            <w:tcW w:type="dxa" w:w="2232"/>
            <w:vAlign w:val="center"/>
          </w:tcPr>
          <w:p>
            <w:pPr>
              <w:spacing w:after="0" w:before="0"/>
            </w:pPr>
            <w:r>
              <w:rPr>
                <w:sz w:val="18"/>
              </w:rPr>
            </w:r>
            <w:r>
              <w:rPr>
                <w:b w:val="0"/>
                <w:sz w:val="18"/>
              </w:rPr>
              <w:t>VARCHAR(50), NOT NULL, UNIQUE</w:t>
            </w:r>
          </w:p>
        </w:tc>
      </w:tr>
    </w:tbl>
    <w:p>
      <w:pPr>
        <w:spacing w:after="120"/>
      </w:pPr>
      <w:r>
        <w:rPr>
          <w:b/>
          <w:sz w:val="20"/>
        </w:rPr>
        <w:t>Comments on table relationships</w:t>
      </w:r>
    </w:p>
    <w:p>
      <w:pPr>
        <w:spacing w:after="120"/>
      </w:pPr>
      <w:r>
        <w:rPr>
          <w:b w:val="0"/>
          <w:sz w:val="20"/>
        </w:rPr>
        <w:t>One category has many sub-categories.</w:t>
      </w:r>
    </w:p>
    <w:p>
      <w:pPr>
        <w:spacing w:after="120"/>
      </w:pPr>
      <w:r>
        <w:rPr>
          <w:b/>
          <w:sz w:val="20"/>
        </w:rPr>
        <w:t>Example with data</w:t>
      </w:r>
    </w:p>
    <w:tbl>
      <w:tblPr>
        <w:tblW w:type="auto" w:w="0"/>
        <w:jc w:val="center"/>
        <w:tblLayout w:type="autofit"/>
        <w:tblLook w:firstColumn="1" w:firstRow="1" w:lastColumn="0" w:lastRow="0" w:noHBand="0" w:noVBand="1" w:val="04A0"/>
      </w:tblPr>
      <w:tblGrid>
        <w:gridCol w:w="4962"/>
        <w:gridCol w:w="4962"/>
      </w:tblGrid>
      <w:tr>
        <w:tc>
          <w:tcPr>
            <w:tcW w:type="dxa" w:w="4962"/>
            <w:vAlign w:val="center"/>
            <w:shd w:fill="D9EAF7"/>
          </w:tcPr>
          <w:p>
            <w:pPr>
              <w:spacing w:after="0" w:before="0"/>
            </w:pPr>
            <w:r>
              <w:rPr>
                <w:sz w:val="18"/>
              </w:rPr>
            </w:r>
            <w:r>
              <w:rPr>
                <w:b/>
                <w:sz w:val="18"/>
              </w:rPr>
              <w:t>category_id</w:t>
            </w:r>
          </w:p>
        </w:tc>
        <w:tc>
          <w:tcPr>
            <w:tcW w:type="dxa" w:w="4962"/>
            <w:vAlign w:val="center"/>
            <w:shd w:fill="D9EAF7"/>
          </w:tcPr>
          <w:p>
            <w:pPr>
              <w:spacing w:after="0" w:before="0"/>
            </w:pPr>
            <w:r>
              <w:rPr>
                <w:sz w:val="18"/>
              </w:rPr>
            </w:r>
            <w:r>
              <w:rPr>
                <w:b/>
                <w:sz w:val="18"/>
              </w:rPr>
              <w:t>category_name</w:t>
            </w:r>
          </w:p>
        </w:tc>
      </w:tr>
      <w:tr>
        <w:tc>
          <w:tcPr>
            <w:tcW w:type="dxa" w:w="4962"/>
            <w:vAlign w:val="center"/>
          </w:tcPr>
          <w:p>
            <w:pPr>
              <w:spacing w:after="0" w:before="0"/>
            </w:pPr>
            <w:r>
              <w:rPr>
                <w:sz w:val="18"/>
              </w:rPr>
            </w:r>
            <w:r>
              <w:rPr>
                <w:b w:val="0"/>
                <w:sz w:val="18"/>
              </w:rPr>
              <w:t>1</w:t>
            </w:r>
          </w:p>
        </w:tc>
        <w:tc>
          <w:tcPr>
            <w:tcW w:type="dxa" w:w="4962"/>
            <w:vAlign w:val="center"/>
          </w:tcPr>
          <w:p>
            <w:pPr>
              <w:spacing w:after="0" w:before="0"/>
            </w:pPr>
            <w:r>
              <w:rPr>
                <w:sz w:val="18"/>
              </w:rPr>
            </w:r>
            <w:r>
              <w:rPr>
                <w:b w:val="0"/>
                <w:sz w:val="18"/>
              </w:rPr>
              <w:t>Furniture</w:t>
            </w:r>
          </w:p>
        </w:tc>
      </w:tr>
      <w:tr>
        <w:tc>
          <w:tcPr>
            <w:tcW w:type="dxa" w:w="4962"/>
            <w:vAlign w:val="center"/>
          </w:tcPr>
          <w:p>
            <w:pPr>
              <w:spacing w:after="0" w:before="0"/>
            </w:pPr>
            <w:r>
              <w:rPr>
                <w:sz w:val="18"/>
              </w:rPr>
            </w:r>
            <w:r>
              <w:rPr>
                <w:b w:val="0"/>
                <w:sz w:val="18"/>
              </w:rPr>
              <w:t>2</w:t>
            </w:r>
          </w:p>
        </w:tc>
        <w:tc>
          <w:tcPr>
            <w:tcW w:type="dxa" w:w="4962"/>
            <w:vAlign w:val="center"/>
          </w:tcPr>
          <w:p>
            <w:pPr>
              <w:spacing w:after="0" w:before="0"/>
            </w:pPr>
            <w:r>
              <w:rPr>
                <w:sz w:val="18"/>
              </w:rPr>
            </w:r>
            <w:r>
              <w:rPr>
                <w:b w:val="0"/>
                <w:sz w:val="18"/>
              </w:rPr>
              <w:t>Office Supplies</w:t>
            </w:r>
          </w:p>
        </w:tc>
      </w:tr>
      <w:tr>
        <w:tc>
          <w:tcPr>
            <w:tcW w:type="dxa" w:w="4962"/>
            <w:vAlign w:val="center"/>
          </w:tcPr>
          <w:p>
            <w:pPr>
              <w:spacing w:after="0" w:before="0"/>
            </w:pPr>
            <w:r>
              <w:rPr>
                <w:sz w:val="18"/>
              </w:rPr>
            </w:r>
            <w:r>
              <w:rPr>
                <w:b w:val="0"/>
                <w:sz w:val="18"/>
              </w:rPr>
              <w:t>3</w:t>
            </w:r>
          </w:p>
        </w:tc>
        <w:tc>
          <w:tcPr>
            <w:tcW w:type="dxa" w:w="4962"/>
            <w:vAlign w:val="center"/>
          </w:tcPr>
          <w:p>
            <w:pPr>
              <w:spacing w:after="0" w:before="0"/>
            </w:pPr>
            <w:r>
              <w:rPr>
                <w:sz w:val="18"/>
              </w:rPr>
            </w:r>
            <w:r>
              <w:rPr>
                <w:b w:val="0"/>
                <w:sz w:val="18"/>
              </w:rPr>
              <w:t>Technology</w:t>
            </w:r>
          </w:p>
        </w:tc>
      </w:tr>
    </w:tbl>
    <w:p>
      <w:pPr>
        <w:spacing w:after="60"/>
      </w:pPr>
    </w:p>
    <w:p>
      <w:pPr>
        <w:keepNext/>
        <w:pageBreakBefore/>
        <w:spacing w:after="120"/>
      </w:pPr>
      <w:r>
        <w:rPr>
          <w:b/>
          <w:sz w:val="20"/>
        </w:rPr>
        <w:t>SubCategory</w:t>
      </w:r>
    </w:p>
    <w:p>
      <w:pPr>
        <w:spacing w:after="120"/>
      </w:pPr>
      <w:r>
        <w:rPr>
          <w:b w:val="0"/>
          <w:sz w:val="20"/>
        </w:rPr>
        <w:t>Sub-groups inside each category. For example, Bookcases, Chairs, and Tables all sit under Furniture.</w:t>
      </w:r>
    </w:p>
    <w:tbl>
      <w:tblPr>
        <w:tblW w:type="auto" w:w="0"/>
        <w:jc w:val="center"/>
        <w:tblLayout w:type="autofit"/>
        <w:tblLook w:firstColumn="1" w:firstRow="1" w:lastColumn="0" w:lastRow="0" w:noHBand="0" w:noVBand="1" w:val="04A0"/>
      </w:tblPr>
      <w:tblGrid>
        <w:gridCol w:w="2481"/>
        <w:gridCol w:w="2481"/>
        <w:gridCol w:w="2481"/>
        <w:gridCol w:w="2481"/>
      </w:tblGrid>
      <w:tr>
        <w:tc>
          <w:tcPr>
            <w:tcW w:type="dxa" w:w="1512"/>
            <w:vAlign w:val="center"/>
            <w:shd w:fill="D9EAF7"/>
          </w:tcPr>
          <w:p>
            <w:pPr>
              <w:spacing w:after="0" w:before="0"/>
            </w:pPr>
            <w:r>
              <w:rPr>
                <w:sz w:val="18"/>
              </w:rPr>
            </w:r>
            <w:r>
              <w:rPr>
                <w:b/>
                <w:sz w:val="18"/>
              </w:rPr>
              <w:t>Table Name</w:t>
            </w:r>
          </w:p>
        </w:tc>
        <w:tc>
          <w:tcPr>
            <w:tcW w:type="dxa" w:w="1944"/>
            <w:vAlign w:val="center"/>
            <w:shd w:fill="D9EAF7"/>
          </w:tcPr>
          <w:p>
            <w:pPr>
              <w:spacing w:after="0" w:before="0"/>
            </w:pPr>
            <w:r>
              <w:rPr>
                <w:sz w:val="18"/>
              </w:rPr>
            </w:r>
            <w:r>
              <w:rPr>
                <w:b/>
                <w:sz w:val="18"/>
              </w:rPr>
              <w:t>Field name</w:t>
            </w:r>
          </w:p>
        </w:tc>
        <w:tc>
          <w:tcPr>
            <w:tcW w:type="dxa" w:w="4392"/>
            <w:vAlign w:val="center"/>
            <w:shd w:fill="D9EAF7"/>
          </w:tcPr>
          <w:p>
            <w:pPr>
              <w:spacing w:after="0" w:before="0"/>
            </w:pPr>
            <w:r>
              <w:rPr>
                <w:sz w:val="18"/>
              </w:rPr>
            </w:r>
            <w:r>
              <w:rPr>
                <w:b/>
                <w:sz w:val="18"/>
              </w:rPr>
              <w:t>Field Description</w:t>
            </w:r>
          </w:p>
        </w:tc>
        <w:tc>
          <w:tcPr>
            <w:tcW w:type="dxa" w:w="2232"/>
            <w:vAlign w:val="center"/>
            <w:shd w:fill="D9EAF7"/>
          </w:tcPr>
          <w:p>
            <w:pPr>
              <w:spacing w:after="0" w:before="0"/>
            </w:pPr>
            <w:r>
              <w:rPr>
                <w:sz w:val="18"/>
              </w:rPr>
            </w:r>
            <w:r>
              <w:rPr>
                <w:b/>
                <w:sz w:val="18"/>
              </w:rPr>
              <w:t>Data Type</w:t>
            </w:r>
          </w:p>
        </w:tc>
      </w:tr>
      <w:tr>
        <w:tc>
          <w:tcPr>
            <w:tcW w:type="dxa" w:w="1512"/>
            <w:vAlign w:val="center"/>
          </w:tcPr>
          <w:p>
            <w:pPr>
              <w:spacing w:after="0" w:before="0"/>
            </w:pPr>
            <w:r>
              <w:rPr>
                <w:sz w:val="18"/>
              </w:rPr>
            </w:r>
            <w:r>
              <w:rPr>
                <w:b w:val="0"/>
                <w:sz w:val="18"/>
              </w:rPr>
              <w:t>SubCategory</w:t>
            </w:r>
          </w:p>
        </w:tc>
        <w:tc>
          <w:tcPr>
            <w:tcW w:type="dxa" w:w="1944"/>
            <w:vAlign w:val="center"/>
          </w:tcPr>
          <w:p>
            <w:pPr>
              <w:spacing w:after="0" w:before="0"/>
            </w:pPr>
            <w:r>
              <w:rPr>
                <w:sz w:val="18"/>
              </w:rPr>
            </w:r>
            <w:r>
              <w:rPr>
                <w:b w:val="0"/>
                <w:sz w:val="18"/>
              </w:rPr>
              <w:t>sub_category_id</w:t>
            </w:r>
          </w:p>
        </w:tc>
        <w:tc>
          <w:tcPr>
            <w:tcW w:type="dxa" w:w="4392"/>
            <w:vAlign w:val="center"/>
          </w:tcPr>
          <w:p>
            <w:pPr>
              <w:spacing w:after="0" w:before="0"/>
            </w:pPr>
            <w:r>
              <w:rPr>
                <w:sz w:val="18"/>
              </w:rPr>
            </w:r>
            <w:r>
              <w:rPr>
                <w:b w:val="0"/>
                <w:sz w:val="18"/>
              </w:rPr>
              <w:t>Unique ID for each sub-category, PK</w:t>
            </w:r>
          </w:p>
        </w:tc>
        <w:tc>
          <w:tcPr>
            <w:tcW w:type="dxa" w:w="2232"/>
            <w:vAlign w:val="center"/>
          </w:tcPr>
          <w:p>
            <w:pPr>
              <w:spacing w:after="0" w:before="0"/>
            </w:pPr>
            <w:r>
              <w:rPr>
                <w:sz w:val="18"/>
              </w:rPr>
            </w:r>
            <w:r>
              <w:rPr>
                <w:b w:val="0"/>
                <w:sz w:val="18"/>
              </w:rPr>
              <w:t>INT</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sub_category_name</w:t>
            </w:r>
          </w:p>
        </w:tc>
        <w:tc>
          <w:tcPr>
            <w:tcW w:type="dxa" w:w="4392"/>
            <w:vAlign w:val="center"/>
          </w:tcPr>
          <w:p>
            <w:pPr>
              <w:spacing w:after="0" w:before="0"/>
            </w:pPr>
            <w:r>
              <w:rPr>
                <w:sz w:val="18"/>
              </w:rPr>
            </w:r>
            <w:r>
              <w:rPr>
                <w:b w:val="0"/>
                <w:sz w:val="18"/>
              </w:rPr>
              <w:t>Sub-category name</w:t>
            </w:r>
          </w:p>
        </w:tc>
        <w:tc>
          <w:tcPr>
            <w:tcW w:type="dxa" w:w="2232"/>
            <w:vAlign w:val="center"/>
          </w:tcPr>
          <w:p>
            <w:pPr>
              <w:spacing w:after="0" w:before="0"/>
            </w:pPr>
            <w:r>
              <w:rPr>
                <w:sz w:val="18"/>
              </w:rPr>
            </w:r>
            <w:r>
              <w:rPr>
                <w:b w:val="0"/>
                <w:sz w:val="18"/>
              </w:rPr>
              <w:t>VARCHAR(50), NOT NULL</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category_id</w:t>
            </w:r>
          </w:p>
        </w:tc>
        <w:tc>
          <w:tcPr>
            <w:tcW w:type="dxa" w:w="4392"/>
            <w:vAlign w:val="center"/>
          </w:tcPr>
          <w:p>
            <w:pPr>
              <w:spacing w:after="0" w:before="0"/>
            </w:pPr>
            <w:r>
              <w:rPr>
                <w:sz w:val="18"/>
              </w:rPr>
            </w:r>
            <w:r>
              <w:rPr>
                <w:b w:val="0"/>
                <w:sz w:val="18"/>
              </w:rPr>
              <w:t>Parent category, FK -&gt; Category(category_id)</w:t>
            </w:r>
          </w:p>
        </w:tc>
        <w:tc>
          <w:tcPr>
            <w:tcW w:type="dxa" w:w="2232"/>
            <w:vAlign w:val="center"/>
          </w:tcPr>
          <w:p>
            <w:pPr>
              <w:spacing w:after="0" w:before="0"/>
            </w:pPr>
            <w:r>
              <w:rPr>
                <w:sz w:val="18"/>
              </w:rPr>
            </w:r>
            <w:r>
              <w:rPr>
                <w:b w:val="0"/>
                <w:sz w:val="18"/>
              </w:rPr>
              <w:t>INT, NOT NULL</w:t>
            </w:r>
          </w:p>
        </w:tc>
      </w:tr>
    </w:tbl>
    <w:p>
      <w:pPr>
        <w:spacing w:after="120"/>
      </w:pPr>
      <w:r>
        <w:rPr>
          <w:b w:val="0"/>
          <w:sz w:val="20"/>
        </w:rPr>
        <w:t>Plus UNIQUE (sub_category_name, category_id).</w:t>
      </w:r>
    </w:p>
    <w:p>
      <w:pPr>
        <w:spacing w:after="120"/>
      </w:pPr>
      <w:r>
        <w:rPr>
          <w:b/>
          <w:sz w:val="20"/>
        </w:rPr>
        <w:t>Comments on table relationships</w:t>
      </w:r>
    </w:p>
    <w:p>
      <w:pPr>
        <w:spacing w:after="120"/>
      </w:pPr>
      <w:r>
        <w:rPr>
          <w:b w:val="0"/>
          <w:sz w:val="20"/>
        </w:rPr>
        <w:t>Belongs to one category. Has many products.</w:t>
      </w:r>
    </w:p>
    <w:p>
      <w:pPr>
        <w:spacing w:after="120"/>
      </w:pPr>
      <w:r>
        <w:rPr>
          <w:b/>
          <w:sz w:val="20"/>
        </w:rPr>
        <w:t>Example with data</w:t>
      </w:r>
    </w:p>
    <w:tbl>
      <w:tblPr>
        <w:tblW w:type="auto" w:w="0"/>
        <w:jc w:val="center"/>
        <w:tblLayout w:type="autofit"/>
        <w:tblLook w:firstColumn="1" w:firstRow="1" w:lastColumn="0" w:lastRow="0" w:noHBand="0" w:noVBand="1" w:val="04A0"/>
      </w:tblPr>
      <w:tblGrid>
        <w:gridCol w:w="3308"/>
        <w:gridCol w:w="3308"/>
        <w:gridCol w:w="3308"/>
      </w:tblGrid>
      <w:tr>
        <w:tc>
          <w:tcPr>
            <w:tcW w:type="dxa" w:w="3308"/>
            <w:vAlign w:val="center"/>
            <w:shd w:fill="D9EAF7"/>
          </w:tcPr>
          <w:p>
            <w:pPr>
              <w:spacing w:after="0" w:before="0"/>
            </w:pPr>
            <w:r>
              <w:rPr>
                <w:sz w:val="18"/>
              </w:rPr>
            </w:r>
            <w:r>
              <w:rPr>
                <w:b/>
                <w:sz w:val="18"/>
              </w:rPr>
              <w:t>sub_category_id</w:t>
            </w:r>
          </w:p>
        </w:tc>
        <w:tc>
          <w:tcPr>
            <w:tcW w:type="dxa" w:w="3308"/>
            <w:vAlign w:val="center"/>
            <w:shd w:fill="D9EAF7"/>
          </w:tcPr>
          <w:p>
            <w:pPr>
              <w:spacing w:after="0" w:before="0"/>
            </w:pPr>
            <w:r>
              <w:rPr>
                <w:sz w:val="18"/>
              </w:rPr>
            </w:r>
            <w:r>
              <w:rPr>
                <w:b/>
                <w:sz w:val="18"/>
              </w:rPr>
              <w:t>sub_category_name</w:t>
            </w:r>
          </w:p>
        </w:tc>
        <w:tc>
          <w:tcPr>
            <w:tcW w:type="dxa" w:w="3308"/>
            <w:vAlign w:val="center"/>
            <w:shd w:fill="D9EAF7"/>
          </w:tcPr>
          <w:p>
            <w:pPr>
              <w:spacing w:after="0" w:before="0"/>
            </w:pPr>
            <w:r>
              <w:rPr>
                <w:sz w:val="18"/>
              </w:rPr>
            </w:r>
            <w:r>
              <w:rPr>
                <w:b/>
                <w:sz w:val="18"/>
              </w:rPr>
              <w:t>category_id</w:t>
            </w:r>
          </w:p>
        </w:tc>
      </w:tr>
      <w:tr>
        <w:tc>
          <w:tcPr>
            <w:tcW w:type="dxa" w:w="3308"/>
            <w:vAlign w:val="center"/>
          </w:tcPr>
          <w:p>
            <w:pPr>
              <w:spacing w:after="0" w:before="0"/>
            </w:pPr>
            <w:r>
              <w:rPr>
                <w:sz w:val="18"/>
              </w:rPr>
            </w:r>
            <w:r>
              <w:rPr>
                <w:b w:val="0"/>
                <w:sz w:val="18"/>
              </w:rPr>
              <w:t>1</w:t>
            </w:r>
          </w:p>
        </w:tc>
        <w:tc>
          <w:tcPr>
            <w:tcW w:type="dxa" w:w="3308"/>
            <w:vAlign w:val="center"/>
          </w:tcPr>
          <w:p>
            <w:pPr>
              <w:spacing w:after="0" w:before="0"/>
            </w:pPr>
            <w:r>
              <w:rPr>
                <w:sz w:val="18"/>
              </w:rPr>
            </w:r>
            <w:r>
              <w:rPr>
                <w:b w:val="0"/>
                <w:sz w:val="18"/>
              </w:rPr>
              <w:t>Bookcases</w:t>
            </w:r>
          </w:p>
        </w:tc>
        <w:tc>
          <w:tcPr>
            <w:tcW w:type="dxa" w:w="3308"/>
            <w:vAlign w:val="center"/>
          </w:tcPr>
          <w:p>
            <w:pPr>
              <w:spacing w:after="0" w:before="0"/>
            </w:pPr>
            <w:r>
              <w:rPr>
                <w:sz w:val="18"/>
              </w:rPr>
            </w:r>
            <w:r>
              <w:rPr>
                <w:b w:val="0"/>
                <w:sz w:val="18"/>
              </w:rPr>
              <w:t>1</w:t>
            </w:r>
          </w:p>
        </w:tc>
      </w:tr>
      <w:tr>
        <w:tc>
          <w:tcPr>
            <w:tcW w:type="dxa" w:w="3308"/>
            <w:vAlign w:val="center"/>
          </w:tcPr>
          <w:p>
            <w:pPr>
              <w:spacing w:after="0" w:before="0"/>
            </w:pPr>
            <w:r>
              <w:rPr>
                <w:sz w:val="18"/>
              </w:rPr>
            </w:r>
            <w:r>
              <w:rPr>
                <w:b w:val="0"/>
                <w:sz w:val="18"/>
              </w:rPr>
              <w:t>2</w:t>
            </w:r>
          </w:p>
        </w:tc>
        <w:tc>
          <w:tcPr>
            <w:tcW w:type="dxa" w:w="3308"/>
            <w:vAlign w:val="center"/>
          </w:tcPr>
          <w:p>
            <w:pPr>
              <w:spacing w:after="0" w:before="0"/>
            </w:pPr>
            <w:r>
              <w:rPr>
                <w:sz w:val="18"/>
              </w:rPr>
            </w:r>
            <w:r>
              <w:rPr>
                <w:b w:val="0"/>
                <w:sz w:val="18"/>
              </w:rPr>
              <w:t>Chairs</w:t>
            </w:r>
          </w:p>
        </w:tc>
        <w:tc>
          <w:tcPr>
            <w:tcW w:type="dxa" w:w="3308"/>
            <w:vAlign w:val="center"/>
          </w:tcPr>
          <w:p>
            <w:pPr>
              <w:spacing w:after="0" w:before="0"/>
            </w:pPr>
            <w:r>
              <w:rPr>
                <w:sz w:val="18"/>
              </w:rPr>
            </w:r>
            <w:r>
              <w:rPr>
                <w:b w:val="0"/>
                <w:sz w:val="18"/>
              </w:rPr>
              <w:t>1</w:t>
            </w:r>
          </w:p>
        </w:tc>
      </w:tr>
      <w:tr>
        <w:tc>
          <w:tcPr>
            <w:tcW w:type="dxa" w:w="3308"/>
            <w:vAlign w:val="center"/>
          </w:tcPr>
          <w:p>
            <w:pPr>
              <w:spacing w:after="0" w:before="0"/>
            </w:pPr>
            <w:r>
              <w:rPr>
                <w:sz w:val="18"/>
              </w:rPr>
            </w:r>
            <w:r>
              <w:rPr>
                <w:b w:val="0"/>
                <w:sz w:val="18"/>
              </w:rPr>
              <w:t>3</w:t>
            </w:r>
          </w:p>
        </w:tc>
        <w:tc>
          <w:tcPr>
            <w:tcW w:type="dxa" w:w="3308"/>
            <w:vAlign w:val="center"/>
          </w:tcPr>
          <w:p>
            <w:pPr>
              <w:spacing w:after="0" w:before="0"/>
            </w:pPr>
            <w:r>
              <w:rPr>
                <w:sz w:val="18"/>
              </w:rPr>
            </w:r>
            <w:r>
              <w:rPr>
                <w:b w:val="0"/>
                <w:sz w:val="18"/>
              </w:rPr>
              <w:t>Labels</w:t>
            </w:r>
          </w:p>
        </w:tc>
        <w:tc>
          <w:tcPr>
            <w:tcW w:type="dxa" w:w="3308"/>
            <w:vAlign w:val="center"/>
          </w:tcPr>
          <w:p>
            <w:pPr>
              <w:spacing w:after="0" w:before="0"/>
            </w:pPr>
            <w:r>
              <w:rPr>
                <w:sz w:val="18"/>
              </w:rPr>
            </w:r>
            <w:r>
              <w:rPr>
                <w:b w:val="0"/>
                <w:sz w:val="18"/>
              </w:rPr>
              <w:t>2</w:t>
            </w:r>
          </w:p>
        </w:tc>
      </w:tr>
    </w:tbl>
    <w:p>
      <w:pPr>
        <w:spacing w:after="60"/>
      </w:pPr>
    </w:p>
    <w:p>
      <w:pPr>
        <w:keepNext/>
        <w:spacing w:after="120"/>
      </w:pPr>
      <w:r>
        <w:rPr>
          <w:b/>
          <w:sz w:val="20"/>
        </w:rPr>
        <w:t>Product</w:t>
      </w:r>
    </w:p>
    <w:p>
      <w:pPr>
        <w:spacing w:after="120"/>
      </w:pPr>
      <w:r>
        <w:rPr>
          <w:b w:val="0"/>
          <w:sz w:val="20"/>
        </w:rPr>
        <w:t>Individual products. The original product code from the source data (like FUR-BO-10001798) is kept as the primary key, since it is already unique and lines up with the source.</w:t>
      </w:r>
    </w:p>
    <w:tbl>
      <w:tblPr>
        <w:tblW w:type="auto" w:w="0"/>
        <w:jc w:val="center"/>
        <w:tblLayout w:type="autofit"/>
        <w:tblLook w:firstColumn="1" w:firstRow="1" w:lastColumn="0" w:lastRow="0" w:noHBand="0" w:noVBand="1" w:val="04A0"/>
      </w:tblPr>
      <w:tblGrid>
        <w:gridCol w:w="2481"/>
        <w:gridCol w:w="2481"/>
        <w:gridCol w:w="2481"/>
        <w:gridCol w:w="2481"/>
      </w:tblGrid>
      <w:tr>
        <w:tc>
          <w:tcPr>
            <w:tcW w:type="dxa" w:w="1512"/>
            <w:vAlign w:val="center"/>
            <w:shd w:fill="D9EAF7"/>
          </w:tcPr>
          <w:p>
            <w:pPr>
              <w:spacing w:after="0" w:before="0"/>
            </w:pPr>
            <w:r>
              <w:rPr>
                <w:sz w:val="18"/>
              </w:rPr>
            </w:r>
            <w:r>
              <w:rPr>
                <w:b/>
                <w:sz w:val="18"/>
              </w:rPr>
              <w:t>Table Name</w:t>
            </w:r>
          </w:p>
        </w:tc>
        <w:tc>
          <w:tcPr>
            <w:tcW w:type="dxa" w:w="1944"/>
            <w:vAlign w:val="center"/>
            <w:shd w:fill="D9EAF7"/>
          </w:tcPr>
          <w:p>
            <w:pPr>
              <w:spacing w:after="0" w:before="0"/>
            </w:pPr>
            <w:r>
              <w:rPr>
                <w:sz w:val="18"/>
              </w:rPr>
            </w:r>
            <w:r>
              <w:rPr>
                <w:b/>
                <w:sz w:val="18"/>
              </w:rPr>
              <w:t>Field name</w:t>
            </w:r>
          </w:p>
        </w:tc>
        <w:tc>
          <w:tcPr>
            <w:tcW w:type="dxa" w:w="4392"/>
            <w:vAlign w:val="center"/>
            <w:shd w:fill="D9EAF7"/>
          </w:tcPr>
          <w:p>
            <w:pPr>
              <w:spacing w:after="0" w:before="0"/>
            </w:pPr>
            <w:r>
              <w:rPr>
                <w:sz w:val="18"/>
              </w:rPr>
            </w:r>
            <w:r>
              <w:rPr>
                <w:b/>
                <w:sz w:val="18"/>
              </w:rPr>
              <w:t>Field Description</w:t>
            </w:r>
          </w:p>
        </w:tc>
        <w:tc>
          <w:tcPr>
            <w:tcW w:type="dxa" w:w="2232"/>
            <w:vAlign w:val="center"/>
            <w:shd w:fill="D9EAF7"/>
          </w:tcPr>
          <w:p>
            <w:pPr>
              <w:spacing w:after="0" w:before="0"/>
            </w:pPr>
            <w:r>
              <w:rPr>
                <w:sz w:val="18"/>
              </w:rPr>
            </w:r>
            <w:r>
              <w:rPr>
                <w:b/>
                <w:sz w:val="18"/>
              </w:rPr>
              <w:t>Data Type</w:t>
            </w:r>
          </w:p>
        </w:tc>
      </w:tr>
      <w:tr>
        <w:tc>
          <w:tcPr>
            <w:tcW w:type="dxa" w:w="1512"/>
            <w:vAlign w:val="center"/>
          </w:tcPr>
          <w:p>
            <w:pPr>
              <w:spacing w:after="0" w:before="0"/>
            </w:pPr>
            <w:r>
              <w:rPr>
                <w:sz w:val="18"/>
              </w:rPr>
            </w:r>
            <w:r>
              <w:rPr>
                <w:b w:val="0"/>
                <w:sz w:val="18"/>
              </w:rPr>
              <w:t>Product</w:t>
            </w:r>
          </w:p>
        </w:tc>
        <w:tc>
          <w:tcPr>
            <w:tcW w:type="dxa" w:w="1944"/>
            <w:vAlign w:val="center"/>
          </w:tcPr>
          <w:p>
            <w:pPr>
              <w:spacing w:after="0" w:before="0"/>
            </w:pPr>
            <w:r>
              <w:rPr>
                <w:sz w:val="18"/>
              </w:rPr>
            </w:r>
            <w:r>
              <w:rPr>
                <w:b w:val="0"/>
                <w:sz w:val="18"/>
              </w:rPr>
              <w:t>product_id</w:t>
            </w:r>
          </w:p>
        </w:tc>
        <w:tc>
          <w:tcPr>
            <w:tcW w:type="dxa" w:w="4392"/>
            <w:vAlign w:val="center"/>
          </w:tcPr>
          <w:p>
            <w:pPr>
              <w:spacing w:after="0" w:before="0"/>
            </w:pPr>
            <w:r>
              <w:rPr>
                <w:sz w:val="18"/>
              </w:rPr>
            </w:r>
            <w:r>
              <w:rPr>
                <w:b w:val="0"/>
                <w:sz w:val="18"/>
              </w:rPr>
              <w:t>Product code from the source data, PK</w:t>
            </w:r>
          </w:p>
        </w:tc>
        <w:tc>
          <w:tcPr>
            <w:tcW w:type="dxa" w:w="2232"/>
            <w:vAlign w:val="center"/>
          </w:tcPr>
          <w:p>
            <w:pPr>
              <w:spacing w:after="0" w:before="0"/>
            </w:pPr>
            <w:r>
              <w:rPr>
                <w:sz w:val="18"/>
              </w:rPr>
            </w:r>
            <w:r>
              <w:rPr>
                <w:b w:val="0"/>
                <w:sz w:val="18"/>
              </w:rPr>
              <w:t>VARCHAR(20)</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product_name</w:t>
            </w:r>
          </w:p>
        </w:tc>
        <w:tc>
          <w:tcPr>
            <w:tcW w:type="dxa" w:w="4392"/>
            <w:vAlign w:val="center"/>
          </w:tcPr>
          <w:p>
            <w:pPr>
              <w:spacing w:after="0" w:before="0"/>
            </w:pPr>
            <w:r>
              <w:rPr>
                <w:sz w:val="18"/>
              </w:rPr>
            </w:r>
            <w:r>
              <w:rPr>
                <w:b w:val="0"/>
                <w:sz w:val="18"/>
              </w:rPr>
              <w:t>Full product name</w:t>
            </w:r>
          </w:p>
        </w:tc>
        <w:tc>
          <w:tcPr>
            <w:tcW w:type="dxa" w:w="2232"/>
            <w:vAlign w:val="center"/>
          </w:tcPr>
          <w:p>
            <w:pPr>
              <w:spacing w:after="0" w:before="0"/>
            </w:pPr>
            <w:r>
              <w:rPr>
                <w:sz w:val="18"/>
              </w:rPr>
            </w:r>
            <w:r>
              <w:rPr>
                <w:b w:val="0"/>
                <w:sz w:val="18"/>
              </w:rPr>
              <w:t>VARCHAR(255), NOT NULL</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sub_category_id</w:t>
            </w:r>
          </w:p>
        </w:tc>
        <w:tc>
          <w:tcPr>
            <w:tcW w:type="dxa" w:w="4392"/>
            <w:vAlign w:val="center"/>
          </w:tcPr>
          <w:p>
            <w:pPr>
              <w:spacing w:after="0" w:before="0"/>
            </w:pPr>
            <w:r>
              <w:rPr>
                <w:sz w:val="18"/>
              </w:rPr>
            </w:r>
            <w:r>
              <w:rPr>
                <w:b w:val="0"/>
                <w:sz w:val="18"/>
              </w:rPr>
              <w:t>Sub-category this product is in, FK -&gt; SubCategory(sub_category_id)</w:t>
            </w:r>
          </w:p>
        </w:tc>
        <w:tc>
          <w:tcPr>
            <w:tcW w:type="dxa" w:w="2232"/>
            <w:vAlign w:val="center"/>
          </w:tcPr>
          <w:p>
            <w:pPr>
              <w:spacing w:after="0" w:before="0"/>
            </w:pPr>
            <w:r>
              <w:rPr>
                <w:sz w:val="18"/>
              </w:rPr>
            </w:r>
            <w:r>
              <w:rPr>
                <w:b w:val="0"/>
                <w:sz w:val="18"/>
              </w:rPr>
              <w:t>INT, NOT NULL</w:t>
            </w:r>
          </w:p>
        </w:tc>
      </w:tr>
    </w:tbl>
    <w:p>
      <w:pPr>
        <w:spacing w:after="120"/>
      </w:pPr>
      <w:r>
        <w:rPr>
          <w:b/>
          <w:sz w:val="20"/>
        </w:rPr>
        <w:t>Comments on table relationships</w:t>
      </w:r>
    </w:p>
    <w:p>
      <w:pPr>
        <w:spacing w:after="120"/>
      </w:pPr>
      <w:r>
        <w:rPr>
          <w:b w:val="0"/>
          <w:sz w:val="20"/>
        </w:rPr>
        <w:t>Belongs to one sub-category. Appears on many order lines, which together with Orders is the many-to-many handled through OrderItem.</w:t>
      </w:r>
    </w:p>
    <w:p>
      <w:pPr>
        <w:spacing w:after="120"/>
      </w:pPr>
      <w:r>
        <w:rPr>
          <w:b/>
          <w:sz w:val="20"/>
        </w:rPr>
        <w:t>Example with data</w:t>
      </w:r>
    </w:p>
    <w:tbl>
      <w:tblPr>
        <w:tblW w:type="auto" w:w="0"/>
        <w:jc w:val="center"/>
        <w:tblLayout w:type="autofit"/>
        <w:tblLook w:firstColumn="1" w:firstRow="1" w:lastColumn="0" w:lastRow="0" w:noHBand="0" w:noVBand="1" w:val="04A0"/>
      </w:tblPr>
      <w:tblGrid>
        <w:gridCol w:w="3308"/>
        <w:gridCol w:w="3308"/>
        <w:gridCol w:w="3308"/>
      </w:tblGrid>
      <w:tr>
        <w:tc>
          <w:tcPr>
            <w:tcW w:type="dxa" w:w="3308"/>
            <w:vAlign w:val="center"/>
            <w:shd w:fill="D9EAF7"/>
          </w:tcPr>
          <w:p>
            <w:pPr>
              <w:spacing w:after="0" w:before="0"/>
            </w:pPr>
            <w:r>
              <w:rPr>
                <w:sz w:val="18"/>
              </w:rPr>
            </w:r>
            <w:r>
              <w:rPr>
                <w:b/>
                <w:sz w:val="18"/>
              </w:rPr>
              <w:t>product_id</w:t>
            </w:r>
          </w:p>
        </w:tc>
        <w:tc>
          <w:tcPr>
            <w:tcW w:type="dxa" w:w="3308"/>
            <w:vAlign w:val="center"/>
            <w:shd w:fill="D9EAF7"/>
          </w:tcPr>
          <w:p>
            <w:pPr>
              <w:spacing w:after="0" w:before="0"/>
            </w:pPr>
            <w:r>
              <w:rPr>
                <w:sz w:val="18"/>
              </w:rPr>
            </w:r>
            <w:r>
              <w:rPr>
                <w:b/>
                <w:sz w:val="18"/>
              </w:rPr>
              <w:t>product_name</w:t>
            </w:r>
          </w:p>
        </w:tc>
        <w:tc>
          <w:tcPr>
            <w:tcW w:type="dxa" w:w="3308"/>
            <w:vAlign w:val="center"/>
            <w:shd w:fill="D9EAF7"/>
          </w:tcPr>
          <w:p>
            <w:pPr>
              <w:spacing w:after="0" w:before="0"/>
            </w:pPr>
            <w:r>
              <w:rPr>
                <w:sz w:val="18"/>
              </w:rPr>
            </w:r>
            <w:r>
              <w:rPr>
                <w:b/>
                <w:sz w:val="18"/>
              </w:rPr>
              <w:t>sub_category_id</w:t>
            </w:r>
          </w:p>
        </w:tc>
      </w:tr>
      <w:tr>
        <w:tc>
          <w:tcPr>
            <w:tcW w:type="dxa" w:w="3308"/>
            <w:vAlign w:val="center"/>
          </w:tcPr>
          <w:p>
            <w:pPr>
              <w:spacing w:after="0" w:before="0"/>
            </w:pPr>
            <w:r>
              <w:rPr>
                <w:sz w:val="18"/>
              </w:rPr>
            </w:r>
            <w:r>
              <w:rPr>
                <w:b w:val="0"/>
                <w:sz w:val="18"/>
              </w:rPr>
              <w:t>FUR-BO-10001798</w:t>
            </w:r>
          </w:p>
        </w:tc>
        <w:tc>
          <w:tcPr>
            <w:tcW w:type="dxa" w:w="3308"/>
            <w:vAlign w:val="center"/>
          </w:tcPr>
          <w:p>
            <w:pPr>
              <w:spacing w:after="0" w:before="0"/>
            </w:pPr>
            <w:r>
              <w:rPr>
                <w:sz w:val="18"/>
              </w:rPr>
            </w:r>
            <w:r>
              <w:rPr>
                <w:b w:val="0"/>
                <w:sz w:val="18"/>
              </w:rPr>
              <w:t>Bush Somerset Collection Bookcase</w:t>
            </w:r>
          </w:p>
        </w:tc>
        <w:tc>
          <w:tcPr>
            <w:tcW w:type="dxa" w:w="3308"/>
            <w:vAlign w:val="center"/>
          </w:tcPr>
          <w:p>
            <w:pPr>
              <w:spacing w:after="0" w:before="0"/>
            </w:pPr>
            <w:r>
              <w:rPr>
                <w:sz w:val="18"/>
              </w:rPr>
            </w:r>
            <w:r>
              <w:rPr>
                <w:b w:val="0"/>
                <w:sz w:val="18"/>
              </w:rPr>
              <w:t>1</w:t>
            </w:r>
          </w:p>
        </w:tc>
      </w:tr>
      <w:tr>
        <w:tc>
          <w:tcPr>
            <w:tcW w:type="dxa" w:w="3308"/>
            <w:vAlign w:val="center"/>
          </w:tcPr>
          <w:p>
            <w:pPr>
              <w:spacing w:after="0" w:before="0"/>
            </w:pPr>
            <w:r>
              <w:rPr>
                <w:sz w:val="18"/>
              </w:rPr>
            </w:r>
            <w:r>
              <w:rPr>
                <w:b w:val="0"/>
                <w:sz w:val="18"/>
              </w:rPr>
              <w:t>FUR-CH-10000454</w:t>
            </w:r>
          </w:p>
        </w:tc>
        <w:tc>
          <w:tcPr>
            <w:tcW w:type="dxa" w:w="3308"/>
            <w:vAlign w:val="center"/>
          </w:tcPr>
          <w:p>
            <w:pPr>
              <w:spacing w:after="0" w:before="0"/>
            </w:pPr>
            <w:r>
              <w:rPr>
                <w:sz w:val="18"/>
              </w:rPr>
            </w:r>
            <w:r>
              <w:rPr>
                <w:b w:val="0"/>
                <w:sz w:val="18"/>
              </w:rPr>
              <w:t>Hon Deluxe Fabric Upholstered Stacking Chairs, Rounded Back</w:t>
            </w:r>
          </w:p>
        </w:tc>
        <w:tc>
          <w:tcPr>
            <w:tcW w:type="dxa" w:w="3308"/>
            <w:vAlign w:val="center"/>
          </w:tcPr>
          <w:p>
            <w:pPr>
              <w:spacing w:after="0" w:before="0"/>
            </w:pPr>
            <w:r>
              <w:rPr>
                <w:sz w:val="18"/>
              </w:rPr>
            </w:r>
            <w:r>
              <w:rPr>
                <w:b w:val="0"/>
                <w:sz w:val="18"/>
              </w:rPr>
              <w:t>2</w:t>
            </w:r>
          </w:p>
        </w:tc>
      </w:tr>
    </w:tbl>
    <w:p>
      <w:pPr>
        <w:spacing w:after="60"/>
      </w:pPr>
    </w:p>
    <w:p>
      <w:pPr>
        <w:keepNext/>
        <w:pageBreakBefore/>
        <w:spacing w:after="120"/>
      </w:pPr>
      <w:r>
        <w:rPr>
          <w:b/>
          <w:sz w:val="20"/>
        </w:rPr>
        <w:t>Segment</w:t>
      </w:r>
    </w:p>
    <w:p>
      <w:pPr>
        <w:spacing w:after="120"/>
      </w:pPr>
      <w:r>
        <w:rPr>
          <w:b w:val="0"/>
          <w:sz w:val="20"/>
        </w:rPr>
        <w:t>The customer segment: Consumer, Corporate, or Home Office.</w:t>
      </w:r>
    </w:p>
    <w:tbl>
      <w:tblPr>
        <w:tblW w:type="auto" w:w="0"/>
        <w:jc w:val="center"/>
        <w:tblLayout w:type="autofit"/>
        <w:tblLook w:firstColumn="1" w:firstRow="1" w:lastColumn="0" w:lastRow="0" w:noHBand="0" w:noVBand="1" w:val="04A0"/>
      </w:tblPr>
      <w:tblGrid>
        <w:gridCol w:w="2481"/>
        <w:gridCol w:w="2481"/>
        <w:gridCol w:w="2481"/>
        <w:gridCol w:w="2481"/>
      </w:tblGrid>
      <w:tr>
        <w:tc>
          <w:tcPr>
            <w:tcW w:type="dxa" w:w="1512"/>
            <w:vAlign w:val="center"/>
            <w:shd w:fill="D9EAF7"/>
          </w:tcPr>
          <w:p>
            <w:pPr>
              <w:spacing w:after="0" w:before="0"/>
            </w:pPr>
            <w:r>
              <w:rPr>
                <w:sz w:val="18"/>
              </w:rPr>
            </w:r>
            <w:r>
              <w:rPr>
                <w:b/>
                <w:sz w:val="18"/>
              </w:rPr>
              <w:t>Table Name</w:t>
            </w:r>
          </w:p>
        </w:tc>
        <w:tc>
          <w:tcPr>
            <w:tcW w:type="dxa" w:w="1944"/>
            <w:vAlign w:val="center"/>
            <w:shd w:fill="D9EAF7"/>
          </w:tcPr>
          <w:p>
            <w:pPr>
              <w:spacing w:after="0" w:before="0"/>
            </w:pPr>
            <w:r>
              <w:rPr>
                <w:sz w:val="18"/>
              </w:rPr>
            </w:r>
            <w:r>
              <w:rPr>
                <w:b/>
                <w:sz w:val="18"/>
              </w:rPr>
              <w:t>Field name</w:t>
            </w:r>
          </w:p>
        </w:tc>
        <w:tc>
          <w:tcPr>
            <w:tcW w:type="dxa" w:w="4392"/>
            <w:vAlign w:val="center"/>
            <w:shd w:fill="D9EAF7"/>
          </w:tcPr>
          <w:p>
            <w:pPr>
              <w:spacing w:after="0" w:before="0"/>
            </w:pPr>
            <w:r>
              <w:rPr>
                <w:sz w:val="18"/>
              </w:rPr>
            </w:r>
            <w:r>
              <w:rPr>
                <w:b/>
                <w:sz w:val="18"/>
              </w:rPr>
              <w:t>Field Description</w:t>
            </w:r>
          </w:p>
        </w:tc>
        <w:tc>
          <w:tcPr>
            <w:tcW w:type="dxa" w:w="2232"/>
            <w:vAlign w:val="center"/>
            <w:shd w:fill="D9EAF7"/>
          </w:tcPr>
          <w:p>
            <w:pPr>
              <w:spacing w:after="0" w:before="0"/>
            </w:pPr>
            <w:r>
              <w:rPr>
                <w:sz w:val="18"/>
              </w:rPr>
            </w:r>
            <w:r>
              <w:rPr>
                <w:b/>
                <w:sz w:val="18"/>
              </w:rPr>
              <w:t>Data Type</w:t>
            </w:r>
          </w:p>
        </w:tc>
      </w:tr>
      <w:tr>
        <w:tc>
          <w:tcPr>
            <w:tcW w:type="dxa" w:w="1512"/>
            <w:vAlign w:val="center"/>
          </w:tcPr>
          <w:p>
            <w:pPr>
              <w:spacing w:after="0" w:before="0"/>
            </w:pPr>
            <w:r>
              <w:rPr>
                <w:sz w:val="18"/>
              </w:rPr>
            </w:r>
            <w:r>
              <w:rPr>
                <w:b w:val="0"/>
                <w:sz w:val="18"/>
              </w:rPr>
              <w:t>Segment</w:t>
            </w:r>
          </w:p>
        </w:tc>
        <w:tc>
          <w:tcPr>
            <w:tcW w:type="dxa" w:w="1944"/>
            <w:vAlign w:val="center"/>
          </w:tcPr>
          <w:p>
            <w:pPr>
              <w:spacing w:after="0" w:before="0"/>
            </w:pPr>
            <w:r>
              <w:rPr>
                <w:sz w:val="18"/>
              </w:rPr>
            </w:r>
            <w:r>
              <w:rPr>
                <w:b w:val="0"/>
                <w:sz w:val="18"/>
              </w:rPr>
              <w:t>segment_id</w:t>
            </w:r>
          </w:p>
        </w:tc>
        <w:tc>
          <w:tcPr>
            <w:tcW w:type="dxa" w:w="4392"/>
            <w:vAlign w:val="center"/>
          </w:tcPr>
          <w:p>
            <w:pPr>
              <w:spacing w:after="0" w:before="0"/>
            </w:pPr>
            <w:r>
              <w:rPr>
                <w:sz w:val="18"/>
              </w:rPr>
            </w:r>
            <w:r>
              <w:rPr>
                <w:b w:val="0"/>
                <w:sz w:val="18"/>
              </w:rPr>
              <w:t>Unique ID for each segment, PK</w:t>
            </w:r>
          </w:p>
        </w:tc>
        <w:tc>
          <w:tcPr>
            <w:tcW w:type="dxa" w:w="2232"/>
            <w:vAlign w:val="center"/>
          </w:tcPr>
          <w:p>
            <w:pPr>
              <w:spacing w:after="0" w:before="0"/>
            </w:pPr>
            <w:r>
              <w:rPr>
                <w:sz w:val="18"/>
              </w:rPr>
            </w:r>
            <w:r>
              <w:rPr>
                <w:b w:val="0"/>
                <w:sz w:val="18"/>
              </w:rPr>
              <w:t>INT</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segment_name</w:t>
            </w:r>
          </w:p>
        </w:tc>
        <w:tc>
          <w:tcPr>
            <w:tcW w:type="dxa" w:w="4392"/>
            <w:vAlign w:val="center"/>
          </w:tcPr>
          <w:p>
            <w:pPr>
              <w:spacing w:after="0" w:before="0"/>
            </w:pPr>
            <w:r>
              <w:rPr>
                <w:sz w:val="18"/>
              </w:rPr>
            </w:r>
            <w:r>
              <w:rPr>
                <w:b w:val="0"/>
                <w:sz w:val="18"/>
              </w:rPr>
              <w:t>Segment name</w:t>
            </w:r>
          </w:p>
        </w:tc>
        <w:tc>
          <w:tcPr>
            <w:tcW w:type="dxa" w:w="2232"/>
            <w:vAlign w:val="center"/>
          </w:tcPr>
          <w:p>
            <w:pPr>
              <w:spacing w:after="0" w:before="0"/>
            </w:pPr>
            <w:r>
              <w:rPr>
                <w:sz w:val="18"/>
              </w:rPr>
            </w:r>
            <w:r>
              <w:rPr>
                <w:b w:val="0"/>
                <w:sz w:val="18"/>
              </w:rPr>
              <w:t>VARCHAR(50), NOT NULL, UNIQUE</w:t>
            </w:r>
          </w:p>
        </w:tc>
      </w:tr>
    </w:tbl>
    <w:p>
      <w:pPr>
        <w:spacing w:after="120"/>
      </w:pPr>
      <w:r>
        <w:rPr>
          <w:b/>
          <w:sz w:val="20"/>
        </w:rPr>
        <w:t>Comments on table relationships</w:t>
      </w:r>
    </w:p>
    <w:p>
      <w:pPr>
        <w:spacing w:after="120"/>
      </w:pPr>
      <w:r>
        <w:rPr>
          <w:b w:val="0"/>
          <w:sz w:val="20"/>
        </w:rPr>
        <w:t>One segment groups many customers.</w:t>
      </w:r>
    </w:p>
    <w:p>
      <w:pPr>
        <w:spacing w:after="120"/>
      </w:pPr>
      <w:r>
        <w:rPr>
          <w:b/>
          <w:sz w:val="20"/>
        </w:rPr>
        <w:t>Example with data</w:t>
      </w:r>
    </w:p>
    <w:tbl>
      <w:tblPr>
        <w:tblW w:type="auto" w:w="0"/>
        <w:jc w:val="center"/>
        <w:tblLayout w:type="autofit"/>
        <w:tblLook w:firstColumn="1" w:firstRow="1" w:lastColumn="0" w:lastRow="0" w:noHBand="0" w:noVBand="1" w:val="04A0"/>
      </w:tblPr>
      <w:tblGrid>
        <w:gridCol w:w="4962"/>
        <w:gridCol w:w="4962"/>
      </w:tblGrid>
      <w:tr>
        <w:tc>
          <w:tcPr>
            <w:tcW w:type="dxa" w:w="4962"/>
            <w:vAlign w:val="center"/>
            <w:shd w:fill="D9EAF7"/>
          </w:tcPr>
          <w:p>
            <w:pPr>
              <w:spacing w:after="0" w:before="0"/>
            </w:pPr>
            <w:r>
              <w:rPr>
                <w:sz w:val="18"/>
              </w:rPr>
            </w:r>
            <w:r>
              <w:rPr>
                <w:b/>
                <w:sz w:val="18"/>
              </w:rPr>
              <w:t>segment_id</w:t>
            </w:r>
          </w:p>
        </w:tc>
        <w:tc>
          <w:tcPr>
            <w:tcW w:type="dxa" w:w="4962"/>
            <w:vAlign w:val="center"/>
            <w:shd w:fill="D9EAF7"/>
          </w:tcPr>
          <w:p>
            <w:pPr>
              <w:spacing w:after="0" w:before="0"/>
            </w:pPr>
            <w:r>
              <w:rPr>
                <w:sz w:val="18"/>
              </w:rPr>
            </w:r>
            <w:r>
              <w:rPr>
                <w:b/>
                <w:sz w:val="18"/>
              </w:rPr>
              <w:t>segment_name</w:t>
            </w:r>
          </w:p>
        </w:tc>
      </w:tr>
      <w:tr>
        <w:tc>
          <w:tcPr>
            <w:tcW w:type="dxa" w:w="4962"/>
            <w:vAlign w:val="center"/>
          </w:tcPr>
          <w:p>
            <w:pPr>
              <w:spacing w:after="0" w:before="0"/>
            </w:pPr>
            <w:r>
              <w:rPr>
                <w:sz w:val="18"/>
              </w:rPr>
            </w:r>
            <w:r>
              <w:rPr>
                <w:b w:val="0"/>
                <w:sz w:val="18"/>
              </w:rPr>
              <w:t>1</w:t>
            </w:r>
          </w:p>
        </w:tc>
        <w:tc>
          <w:tcPr>
            <w:tcW w:type="dxa" w:w="4962"/>
            <w:vAlign w:val="center"/>
          </w:tcPr>
          <w:p>
            <w:pPr>
              <w:spacing w:after="0" w:before="0"/>
            </w:pPr>
            <w:r>
              <w:rPr>
                <w:sz w:val="18"/>
              </w:rPr>
            </w:r>
            <w:r>
              <w:rPr>
                <w:b w:val="0"/>
                <w:sz w:val="18"/>
              </w:rPr>
              <w:t>Consumer</w:t>
            </w:r>
          </w:p>
        </w:tc>
      </w:tr>
      <w:tr>
        <w:tc>
          <w:tcPr>
            <w:tcW w:type="dxa" w:w="4962"/>
            <w:vAlign w:val="center"/>
          </w:tcPr>
          <w:p>
            <w:pPr>
              <w:spacing w:after="0" w:before="0"/>
            </w:pPr>
            <w:r>
              <w:rPr>
                <w:sz w:val="18"/>
              </w:rPr>
            </w:r>
            <w:r>
              <w:rPr>
                <w:b w:val="0"/>
                <w:sz w:val="18"/>
              </w:rPr>
              <w:t>2</w:t>
            </w:r>
          </w:p>
        </w:tc>
        <w:tc>
          <w:tcPr>
            <w:tcW w:type="dxa" w:w="4962"/>
            <w:vAlign w:val="center"/>
          </w:tcPr>
          <w:p>
            <w:pPr>
              <w:spacing w:after="0" w:before="0"/>
            </w:pPr>
            <w:r>
              <w:rPr>
                <w:sz w:val="18"/>
              </w:rPr>
            </w:r>
            <w:r>
              <w:rPr>
                <w:b w:val="0"/>
                <w:sz w:val="18"/>
              </w:rPr>
              <w:t>Corporate</w:t>
            </w:r>
          </w:p>
        </w:tc>
      </w:tr>
      <w:tr>
        <w:tc>
          <w:tcPr>
            <w:tcW w:type="dxa" w:w="4962"/>
            <w:vAlign w:val="center"/>
          </w:tcPr>
          <w:p>
            <w:pPr>
              <w:spacing w:after="0" w:before="0"/>
            </w:pPr>
            <w:r>
              <w:rPr>
                <w:sz w:val="18"/>
              </w:rPr>
            </w:r>
            <w:r>
              <w:rPr>
                <w:b w:val="0"/>
                <w:sz w:val="18"/>
              </w:rPr>
              <w:t>3</w:t>
            </w:r>
          </w:p>
        </w:tc>
        <w:tc>
          <w:tcPr>
            <w:tcW w:type="dxa" w:w="4962"/>
            <w:vAlign w:val="center"/>
          </w:tcPr>
          <w:p>
            <w:pPr>
              <w:spacing w:after="0" w:before="0"/>
            </w:pPr>
            <w:r>
              <w:rPr>
                <w:sz w:val="18"/>
              </w:rPr>
            </w:r>
            <w:r>
              <w:rPr>
                <w:b w:val="0"/>
                <w:sz w:val="18"/>
              </w:rPr>
              <w:t>Home Office</w:t>
            </w:r>
          </w:p>
        </w:tc>
      </w:tr>
    </w:tbl>
    <w:p>
      <w:pPr>
        <w:spacing w:after="60"/>
      </w:pPr>
    </w:p>
    <w:p>
      <w:pPr>
        <w:keepNext/>
        <w:spacing w:after="120"/>
      </w:pPr>
      <w:r>
        <w:rPr>
          <w:b/>
          <w:sz w:val="20"/>
        </w:rPr>
        <w:t>Customer</w:t>
      </w:r>
    </w:p>
    <w:p>
      <w:pPr>
        <w:spacing w:after="120"/>
      </w:pPr>
      <w:r>
        <w:rPr>
          <w:b w:val="0"/>
          <w:sz w:val="20"/>
        </w:rPr>
        <w:t>The people who place orders. Same idea as Product: the original customer code from the source data (like CG-12520) is kept as the primary key.</w:t>
      </w:r>
    </w:p>
    <w:tbl>
      <w:tblPr>
        <w:tblW w:type="auto" w:w="0"/>
        <w:jc w:val="center"/>
        <w:tblLayout w:type="autofit"/>
        <w:tblLook w:firstColumn="1" w:firstRow="1" w:lastColumn="0" w:lastRow="0" w:noHBand="0" w:noVBand="1" w:val="04A0"/>
      </w:tblPr>
      <w:tblGrid>
        <w:gridCol w:w="2481"/>
        <w:gridCol w:w="2481"/>
        <w:gridCol w:w="2481"/>
        <w:gridCol w:w="2481"/>
      </w:tblGrid>
      <w:tr>
        <w:tc>
          <w:tcPr>
            <w:tcW w:type="dxa" w:w="1512"/>
            <w:vAlign w:val="center"/>
            <w:shd w:fill="D9EAF7"/>
          </w:tcPr>
          <w:p>
            <w:pPr>
              <w:spacing w:after="0" w:before="0"/>
            </w:pPr>
            <w:r>
              <w:rPr>
                <w:sz w:val="18"/>
              </w:rPr>
            </w:r>
            <w:r>
              <w:rPr>
                <w:b/>
                <w:sz w:val="18"/>
              </w:rPr>
              <w:t>Table Name</w:t>
            </w:r>
          </w:p>
        </w:tc>
        <w:tc>
          <w:tcPr>
            <w:tcW w:type="dxa" w:w="1944"/>
            <w:vAlign w:val="center"/>
            <w:shd w:fill="D9EAF7"/>
          </w:tcPr>
          <w:p>
            <w:pPr>
              <w:spacing w:after="0" w:before="0"/>
            </w:pPr>
            <w:r>
              <w:rPr>
                <w:sz w:val="18"/>
              </w:rPr>
            </w:r>
            <w:r>
              <w:rPr>
                <w:b/>
                <w:sz w:val="18"/>
              </w:rPr>
              <w:t>Field name</w:t>
            </w:r>
          </w:p>
        </w:tc>
        <w:tc>
          <w:tcPr>
            <w:tcW w:type="dxa" w:w="4392"/>
            <w:vAlign w:val="center"/>
            <w:shd w:fill="D9EAF7"/>
          </w:tcPr>
          <w:p>
            <w:pPr>
              <w:spacing w:after="0" w:before="0"/>
            </w:pPr>
            <w:r>
              <w:rPr>
                <w:sz w:val="18"/>
              </w:rPr>
            </w:r>
            <w:r>
              <w:rPr>
                <w:b/>
                <w:sz w:val="18"/>
              </w:rPr>
              <w:t>Field Description</w:t>
            </w:r>
          </w:p>
        </w:tc>
        <w:tc>
          <w:tcPr>
            <w:tcW w:type="dxa" w:w="2232"/>
            <w:vAlign w:val="center"/>
            <w:shd w:fill="D9EAF7"/>
          </w:tcPr>
          <w:p>
            <w:pPr>
              <w:spacing w:after="0" w:before="0"/>
            </w:pPr>
            <w:r>
              <w:rPr>
                <w:sz w:val="18"/>
              </w:rPr>
            </w:r>
            <w:r>
              <w:rPr>
                <w:b/>
                <w:sz w:val="18"/>
              </w:rPr>
              <w:t>Data Type</w:t>
            </w:r>
          </w:p>
        </w:tc>
      </w:tr>
      <w:tr>
        <w:tc>
          <w:tcPr>
            <w:tcW w:type="dxa" w:w="1512"/>
            <w:vAlign w:val="center"/>
          </w:tcPr>
          <w:p>
            <w:pPr>
              <w:spacing w:after="0" w:before="0"/>
            </w:pPr>
            <w:r>
              <w:rPr>
                <w:sz w:val="18"/>
              </w:rPr>
            </w:r>
            <w:r>
              <w:rPr>
                <w:b w:val="0"/>
                <w:sz w:val="18"/>
              </w:rPr>
              <w:t>Customer</w:t>
            </w:r>
          </w:p>
        </w:tc>
        <w:tc>
          <w:tcPr>
            <w:tcW w:type="dxa" w:w="1944"/>
            <w:vAlign w:val="center"/>
          </w:tcPr>
          <w:p>
            <w:pPr>
              <w:spacing w:after="0" w:before="0"/>
            </w:pPr>
            <w:r>
              <w:rPr>
                <w:sz w:val="18"/>
              </w:rPr>
            </w:r>
            <w:r>
              <w:rPr>
                <w:b w:val="0"/>
                <w:sz w:val="18"/>
              </w:rPr>
              <w:t>customer_id</w:t>
            </w:r>
          </w:p>
        </w:tc>
        <w:tc>
          <w:tcPr>
            <w:tcW w:type="dxa" w:w="4392"/>
            <w:vAlign w:val="center"/>
          </w:tcPr>
          <w:p>
            <w:pPr>
              <w:spacing w:after="0" w:before="0"/>
            </w:pPr>
            <w:r>
              <w:rPr>
                <w:sz w:val="18"/>
              </w:rPr>
            </w:r>
            <w:r>
              <w:rPr>
                <w:b w:val="0"/>
                <w:sz w:val="18"/>
              </w:rPr>
              <w:t>Customer code from the source data, PK</w:t>
            </w:r>
          </w:p>
        </w:tc>
        <w:tc>
          <w:tcPr>
            <w:tcW w:type="dxa" w:w="2232"/>
            <w:vAlign w:val="center"/>
          </w:tcPr>
          <w:p>
            <w:pPr>
              <w:spacing w:after="0" w:before="0"/>
            </w:pPr>
            <w:r>
              <w:rPr>
                <w:sz w:val="18"/>
              </w:rPr>
            </w:r>
            <w:r>
              <w:rPr>
                <w:b w:val="0"/>
                <w:sz w:val="18"/>
              </w:rPr>
              <w:t>VARCHAR(10)</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customer_name</w:t>
            </w:r>
          </w:p>
        </w:tc>
        <w:tc>
          <w:tcPr>
            <w:tcW w:type="dxa" w:w="4392"/>
            <w:vAlign w:val="center"/>
          </w:tcPr>
          <w:p>
            <w:pPr>
              <w:spacing w:after="0" w:before="0"/>
            </w:pPr>
            <w:r>
              <w:rPr>
                <w:sz w:val="18"/>
              </w:rPr>
            </w:r>
            <w:r>
              <w:rPr>
                <w:b w:val="0"/>
                <w:sz w:val="18"/>
              </w:rPr>
              <w:t>Customer full name</w:t>
            </w:r>
          </w:p>
        </w:tc>
        <w:tc>
          <w:tcPr>
            <w:tcW w:type="dxa" w:w="2232"/>
            <w:vAlign w:val="center"/>
          </w:tcPr>
          <w:p>
            <w:pPr>
              <w:spacing w:after="0" w:before="0"/>
            </w:pPr>
            <w:r>
              <w:rPr>
                <w:sz w:val="18"/>
              </w:rPr>
            </w:r>
            <w:r>
              <w:rPr>
                <w:b w:val="0"/>
                <w:sz w:val="18"/>
              </w:rPr>
              <w:t>VARCHAR(100), NOT NULL</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segment_id</w:t>
            </w:r>
          </w:p>
        </w:tc>
        <w:tc>
          <w:tcPr>
            <w:tcW w:type="dxa" w:w="4392"/>
            <w:vAlign w:val="center"/>
          </w:tcPr>
          <w:p>
            <w:pPr>
              <w:spacing w:after="0" w:before="0"/>
            </w:pPr>
            <w:r>
              <w:rPr>
                <w:sz w:val="18"/>
              </w:rPr>
            </w:r>
            <w:r>
              <w:rPr>
                <w:b w:val="0"/>
                <w:sz w:val="18"/>
              </w:rPr>
              <w:t>Segment this customer belongs to, FK -&gt; Segment(segment_id)</w:t>
            </w:r>
          </w:p>
        </w:tc>
        <w:tc>
          <w:tcPr>
            <w:tcW w:type="dxa" w:w="2232"/>
            <w:vAlign w:val="center"/>
          </w:tcPr>
          <w:p>
            <w:pPr>
              <w:spacing w:after="0" w:before="0"/>
            </w:pPr>
            <w:r>
              <w:rPr>
                <w:sz w:val="18"/>
              </w:rPr>
            </w:r>
            <w:r>
              <w:rPr>
                <w:b w:val="0"/>
                <w:sz w:val="18"/>
              </w:rPr>
              <w:t>INT, NOT NULL</w:t>
            </w:r>
          </w:p>
        </w:tc>
      </w:tr>
    </w:tbl>
    <w:p>
      <w:pPr>
        <w:spacing w:after="120"/>
      </w:pPr>
      <w:r>
        <w:rPr>
          <w:b/>
          <w:sz w:val="20"/>
        </w:rPr>
        <w:t>Comments on table relationships</w:t>
      </w:r>
    </w:p>
    <w:p>
      <w:pPr>
        <w:spacing w:after="120"/>
      </w:pPr>
      <w:r>
        <w:rPr>
          <w:b w:val="0"/>
          <w:sz w:val="20"/>
        </w:rPr>
        <w:t>Belongs to one segment. Places many orders.</w:t>
      </w:r>
    </w:p>
    <w:p>
      <w:pPr>
        <w:spacing w:after="120"/>
      </w:pPr>
      <w:r>
        <w:rPr>
          <w:b/>
          <w:sz w:val="20"/>
        </w:rPr>
        <w:t>Example with data</w:t>
      </w:r>
    </w:p>
    <w:tbl>
      <w:tblPr>
        <w:tblW w:type="auto" w:w="0"/>
        <w:jc w:val="center"/>
        <w:tblLayout w:type="autofit"/>
        <w:tblLook w:firstColumn="1" w:firstRow="1" w:lastColumn="0" w:lastRow="0" w:noHBand="0" w:noVBand="1" w:val="04A0"/>
      </w:tblPr>
      <w:tblGrid>
        <w:gridCol w:w="3308"/>
        <w:gridCol w:w="3308"/>
        <w:gridCol w:w="3308"/>
      </w:tblGrid>
      <w:tr>
        <w:tc>
          <w:tcPr>
            <w:tcW w:type="dxa" w:w="3308"/>
            <w:vAlign w:val="center"/>
            <w:shd w:fill="D9EAF7"/>
          </w:tcPr>
          <w:p>
            <w:pPr>
              <w:spacing w:after="0" w:before="0"/>
            </w:pPr>
            <w:r>
              <w:rPr>
                <w:sz w:val="18"/>
              </w:rPr>
            </w:r>
            <w:r>
              <w:rPr>
                <w:b/>
                <w:sz w:val="18"/>
              </w:rPr>
              <w:t>customer_id</w:t>
            </w:r>
          </w:p>
        </w:tc>
        <w:tc>
          <w:tcPr>
            <w:tcW w:type="dxa" w:w="3308"/>
            <w:vAlign w:val="center"/>
            <w:shd w:fill="D9EAF7"/>
          </w:tcPr>
          <w:p>
            <w:pPr>
              <w:spacing w:after="0" w:before="0"/>
            </w:pPr>
            <w:r>
              <w:rPr>
                <w:sz w:val="18"/>
              </w:rPr>
            </w:r>
            <w:r>
              <w:rPr>
                <w:b/>
                <w:sz w:val="18"/>
              </w:rPr>
              <w:t>customer_name</w:t>
            </w:r>
          </w:p>
        </w:tc>
        <w:tc>
          <w:tcPr>
            <w:tcW w:type="dxa" w:w="3308"/>
            <w:vAlign w:val="center"/>
            <w:shd w:fill="D9EAF7"/>
          </w:tcPr>
          <w:p>
            <w:pPr>
              <w:spacing w:after="0" w:before="0"/>
            </w:pPr>
            <w:r>
              <w:rPr>
                <w:sz w:val="18"/>
              </w:rPr>
            </w:r>
            <w:r>
              <w:rPr>
                <w:b/>
                <w:sz w:val="18"/>
              </w:rPr>
              <w:t>segment_id</w:t>
            </w:r>
          </w:p>
        </w:tc>
      </w:tr>
      <w:tr>
        <w:tc>
          <w:tcPr>
            <w:tcW w:type="dxa" w:w="3308"/>
            <w:vAlign w:val="center"/>
          </w:tcPr>
          <w:p>
            <w:pPr>
              <w:spacing w:after="0" w:before="0"/>
            </w:pPr>
            <w:r>
              <w:rPr>
                <w:sz w:val="18"/>
              </w:rPr>
            </w:r>
            <w:r>
              <w:rPr>
                <w:b w:val="0"/>
                <w:sz w:val="18"/>
              </w:rPr>
              <w:t>CG-12520</w:t>
            </w:r>
          </w:p>
        </w:tc>
        <w:tc>
          <w:tcPr>
            <w:tcW w:type="dxa" w:w="3308"/>
            <w:vAlign w:val="center"/>
          </w:tcPr>
          <w:p>
            <w:pPr>
              <w:spacing w:after="0" w:before="0"/>
            </w:pPr>
            <w:r>
              <w:rPr>
                <w:sz w:val="18"/>
              </w:rPr>
            </w:r>
            <w:r>
              <w:rPr>
                <w:b w:val="0"/>
                <w:sz w:val="18"/>
              </w:rPr>
              <w:t>Claire Gute</w:t>
            </w:r>
          </w:p>
        </w:tc>
        <w:tc>
          <w:tcPr>
            <w:tcW w:type="dxa" w:w="3308"/>
            <w:vAlign w:val="center"/>
          </w:tcPr>
          <w:p>
            <w:pPr>
              <w:spacing w:after="0" w:before="0"/>
            </w:pPr>
            <w:r>
              <w:rPr>
                <w:sz w:val="18"/>
              </w:rPr>
            </w:r>
            <w:r>
              <w:rPr>
                <w:b w:val="0"/>
                <w:sz w:val="18"/>
              </w:rPr>
              <w:t>1</w:t>
            </w:r>
          </w:p>
        </w:tc>
      </w:tr>
      <w:tr>
        <w:tc>
          <w:tcPr>
            <w:tcW w:type="dxa" w:w="3308"/>
            <w:vAlign w:val="center"/>
          </w:tcPr>
          <w:p>
            <w:pPr>
              <w:spacing w:after="0" w:before="0"/>
            </w:pPr>
            <w:r>
              <w:rPr>
                <w:sz w:val="18"/>
              </w:rPr>
            </w:r>
            <w:r>
              <w:rPr>
                <w:b w:val="0"/>
                <w:sz w:val="18"/>
              </w:rPr>
              <w:t>DV-13045</w:t>
            </w:r>
          </w:p>
        </w:tc>
        <w:tc>
          <w:tcPr>
            <w:tcW w:type="dxa" w:w="3308"/>
            <w:vAlign w:val="center"/>
          </w:tcPr>
          <w:p>
            <w:pPr>
              <w:spacing w:after="0" w:before="0"/>
            </w:pPr>
            <w:r>
              <w:rPr>
                <w:sz w:val="18"/>
              </w:rPr>
            </w:r>
            <w:r>
              <w:rPr>
                <w:b w:val="0"/>
                <w:sz w:val="18"/>
              </w:rPr>
              <w:t>Darrin Van Huff</w:t>
            </w:r>
          </w:p>
        </w:tc>
        <w:tc>
          <w:tcPr>
            <w:tcW w:type="dxa" w:w="3308"/>
            <w:vAlign w:val="center"/>
          </w:tcPr>
          <w:p>
            <w:pPr>
              <w:spacing w:after="0" w:before="0"/>
            </w:pPr>
            <w:r>
              <w:rPr>
                <w:sz w:val="18"/>
              </w:rPr>
            </w:r>
            <w:r>
              <w:rPr>
                <w:b w:val="0"/>
                <w:sz w:val="18"/>
              </w:rPr>
              <w:t>2</w:t>
            </w:r>
          </w:p>
        </w:tc>
      </w:tr>
    </w:tbl>
    <w:p>
      <w:pPr>
        <w:spacing w:after="60"/>
      </w:pPr>
    </w:p>
    <w:p>
      <w:pPr>
        <w:keepNext/>
        <w:spacing w:after="120"/>
      </w:pPr>
      <w:r>
        <w:rPr>
          <w:b/>
          <w:sz w:val="20"/>
        </w:rPr>
        <w:t>ShipMode</w:t>
      </w:r>
    </w:p>
    <w:p>
      <w:pPr>
        <w:spacing w:after="120"/>
      </w:pPr>
      <w:r>
        <w:rPr>
          <w:b w:val="0"/>
          <w:sz w:val="20"/>
        </w:rPr>
        <w:t>The four shipping options Superstore offers.</w:t>
      </w:r>
    </w:p>
    <w:tbl>
      <w:tblPr>
        <w:tblW w:type="auto" w:w="0"/>
        <w:jc w:val="center"/>
        <w:tblLayout w:type="autofit"/>
        <w:tblLook w:firstColumn="1" w:firstRow="1" w:lastColumn="0" w:lastRow="0" w:noHBand="0" w:noVBand="1" w:val="04A0"/>
      </w:tblPr>
      <w:tblGrid>
        <w:gridCol w:w="2481"/>
        <w:gridCol w:w="2481"/>
        <w:gridCol w:w="2481"/>
        <w:gridCol w:w="2481"/>
      </w:tblGrid>
      <w:tr>
        <w:tc>
          <w:tcPr>
            <w:tcW w:type="dxa" w:w="1512"/>
            <w:vAlign w:val="center"/>
            <w:shd w:fill="D9EAF7"/>
          </w:tcPr>
          <w:p>
            <w:pPr>
              <w:spacing w:after="0" w:before="0"/>
            </w:pPr>
            <w:r>
              <w:rPr>
                <w:sz w:val="18"/>
              </w:rPr>
            </w:r>
            <w:r>
              <w:rPr>
                <w:b/>
                <w:sz w:val="18"/>
              </w:rPr>
              <w:t>Table Name</w:t>
            </w:r>
          </w:p>
        </w:tc>
        <w:tc>
          <w:tcPr>
            <w:tcW w:type="dxa" w:w="1944"/>
            <w:vAlign w:val="center"/>
            <w:shd w:fill="D9EAF7"/>
          </w:tcPr>
          <w:p>
            <w:pPr>
              <w:spacing w:after="0" w:before="0"/>
            </w:pPr>
            <w:r>
              <w:rPr>
                <w:sz w:val="18"/>
              </w:rPr>
            </w:r>
            <w:r>
              <w:rPr>
                <w:b/>
                <w:sz w:val="18"/>
              </w:rPr>
              <w:t>Field name</w:t>
            </w:r>
          </w:p>
        </w:tc>
        <w:tc>
          <w:tcPr>
            <w:tcW w:type="dxa" w:w="4392"/>
            <w:vAlign w:val="center"/>
            <w:shd w:fill="D9EAF7"/>
          </w:tcPr>
          <w:p>
            <w:pPr>
              <w:spacing w:after="0" w:before="0"/>
            </w:pPr>
            <w:r>
              <w:rPr>
                <w:sz w:val="18"/>
              </w:rPr>
            </w:r>
            <w:r>
              <w:rPr>
                <w:b/>
                <w:sz w:val="18"/>
              </w:rPr>
              <w:t>Field Description</w:t>
            </w:r>
          </w:p>
        </w:tc>
        <w:tc>
          <w:tcPr>
            <w:tcW w:type="dxa" w:w="2232"/>
            <w:vAlign w:val="center"/>
            <w:shd w:fill="D9EAF7"/>
          </w:tcPr>
          <w:p>
            <w:pPr>
              <w:spacing w:after="0" w:before="0"/>
            </w:pPr>
            <w:r>
              <w:rPr>
                <w:sz w:val="18"/>
              </w:rPr>
            </w:r>
            <w:r>
              <w:rPr>
                <w:b/>
                <w:sz w:val="18"/>
              </w:rPr>
              <w:t>Data Type</w:t>
            </w:r>
          </w:p>
        </w:tc>
      </w:tr>
      <w:tr>
        <w:tc>
          <w:tcPr>
            <w:tcW w:type="dxa" w:w="1512"/>
            <w:vAlign w:val="center"/>
          </w:tcPr>
          <w:p>
            <w:pPr>
              <w:spacing w:after="0" w:before="0"/>
            </w:pPr>
            <w:r>
              <w:rPr>
                <w:sz w:val="18"/>
              </w:rPr>
            </w:r>
            <w:r>
              <w:rPr>
                <w:b w:val="0"/>
                <w:sz w:val="18"/>
              </w:rPr>
              <w:t>ShipMode</w:t>
            </w:r>
          </w:p>
        </w:tc>
        <w:tc>
          <w:tcPr>
            <w:tcW w:type="dxa" w:w="1944"/>
            <w:vAlign w:val="center"/>
          </w:tcPr>
          <w:p>
            <w:pPr>
              <w:spacing w:after="0" w:before="0"/>
            </w:pPr>
            <w:r>
              <w:rPr>
                <w:sz w:val="18"/>
              </w:rPr>
            </w:r>
            <w:r>
              <w:rPr>
                <w:b w:val="0"/>
                <w:sz w:val="18"/>
              </w:rPr>
              <w:t>ship_mode_id</w:t>
            </w:r>
          </w:p>
        </w:tc>
        <w:tc>
          <w:tcPr>
            <w:tcW w:type="dxa" w:w="4392"/>
            <w:vAlign w:val="center"/>
          </w:tcPr>
          <w:p>
            <w:pPr>
              <w:spacing w:after="0" w:before="0"/>
            </w:pPr>
            <w:r>
              <w:rPr>
                <w:sz w:val="18"/>
              </w:rPr>
            </w:r>
            <w:r>
              <w:rPr>
                <w:b w:val="0"/>
                <w:sz w:val="18"/>
              </w:rPr>
              <w:t>Unique ID for each shipping option, PK</w:t>
            </w:r>
          </w:p>
        </w:tc>
        <w:tc>
          <w:tcPr>
            <w:tcW w:type="dxa" w:w="2232"/>
            <w:vAlign w:val="center"/>
          </w:tcPr>
          <w:p>
            <w:pPr>
              <w:spacing w:after="0" w:before="0"/>
            </w:pPr>
            <w:r>
              <w:rPr>
                <w:sz w:val="18"/>
              </w:rPr>
            </w:r>
            <w:r>
              <w:rPr>
                <w:b w:val="0"/>
                <w:sz w:val="18"/>
              </w:rPr>
              <w:t>INT</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ship_mode_name</w:t>
            </w:r>
          </w:p>
        </w:tc>
        <w:tc>
          <w:tcPr>
            <w:tcW w:type="dxa" w:w="4392"/>
            <w:vAlign w:val="center"/>
          </w:tcPr>
          <w:p>
            <w:pPr>
              <w:spacing w:after="0" w:before="0"/>
            </w:pPr>
            <w:r>
              <w:rPr>
                <w:sz w:val="18"/>
              </w:rPr>
            </w:r>
            <w:r>
              <w:rPr>
                <w:b w:val="0"/>
                <w:sz w:val="18"/>
              </w:rPr>
              <w:t>Name of the shipping option</w:t>
            </w:r>
          </w:p>
        </w:tc>
        <w:tc>
          <w:tcPr>
            <w:tcW w:type="dxa" w:w="2232"/>
            <w:vAlign w:val="center"/>
          </w:tcPr>
          <w:p>
            <w:pPr>
              <w:spacing w:after="0" w:before="0"/>
            </w:pPr>
            <w:r>
              <w:rPr>
                <w:sz w:val="18"/>
              </w:rPr>
            </w:r>
            <w:r>
              <w:rPr>
                <w:b w:val="0"/>
                <w:sz w:val="18"/>
              </w:rPr>
              <w:t>VARCHAR(50), NOT NULL, UNIQUE</w:t>
            </w:r>
          </w:p>
        </w:tc>
      </w:tr>
    </w:tbl>
    <w:p>
      <w:pPr>
        <w:spacing w:after="120"/>
      </w:pPr>
      <w:r>
        <w:rPr>
          <w:b/>
          <w:sz w:val="20"/>
        </w:rPr>
        <w:t>Comments on table relationships</w:t>
      </w:r>
    </w:p>
    <w:p>
      <w:pPr>
        <w:spacing w:after="120"/>
      </w:pPr>
      <w:r>
        <w:rPr>
          <w:b w:val="0"/>
          <w:sz w:val="20"/>
        </w:rPr>
        <w:t>One shipping option is used on many orders.</w:t>
      </w:r>
    </w:p>
    <w:p>
      <w:pPr>
        <w:spacing w:after="120"/>
      </w:pPr>
      <w:r>
        <w:rPr>
          <w:b/>
          <w:sz w:val="20"/>
        </w:rPr>
        <w:t>Example with data</w:t>
      </w:r>
    </w:p>
    <w:tbl>
      <w:tblPr>
        <w:tblW w:type="auto" w:w="0"/>
        <w:jc w:val="center"/>
        <w:tblLayout w:type="autofit"/>
        <w:tblLook w:firstColumn="1" w:firstRow="1" w:lastColumn="0" w:lastRow="0" w:noHBand="0" w:noVBand="1" w:val="04A0"/>
      </w:tblPr>
      <w:tblGrid>
        <w:gridCol w:w="4962"/>
        <w:gridCol w:w="4962"/>
      </w:tblGrid>
      <w:tr>
        <w:tc>
          <w:tcPr>
            <w:tcW w:type="dxa" w:w="4962"/>
            <w:vAlign w:val="center"/>
            <w:shd w:fill="D9EAF7"/>
          </w:tcPr>
          <w:p>
            <w:pPr>
              <w:spacing w:after="0" w:before="0"/>
            </w:pPr>
            <w:r>
              <w:rPr>
                <w:sz w:val="18"/>
              </w:rPr>
            </w:r>
            <w:r>
              <w:rPr>
                <w:b/>
                <w:sz w:val="18"/>
              </w:rPr>
              <w:t>ship_mode_id</w:t>
            </w:r>
          </w:p>
        </w:tc>
        <w:tc>
          <w:tcPr>
            <w:tcW w:type="dxa" w:w="4962"/>
            <w:vAlign w:val="center"/>
            <w:shd w:fill="D9EAF7"/>
          </w:tcPr>
          <w:p>
            <w:pPr>
              <w:spacing w:after="0" w:before="0"/>
            </w:pPr>
            <w:r>
              <w:rPr>
                <w:sz w:val="18"/>
              </w:rPr>
            </w:r>
            <w:r>
              <w:rPr>
                <w:b/>
                <w:sz w:val="18"/>
              </w:rPr>
              <w:t>ship_mode_name</w:t>
            </w:r>
          </w:p>
        </w:tc>
      </w:tr>
      <w:tr>
        <w:tc>
          <w:tcPr>
            <w:tcW w:type="dxa" w:w="4962"/>
            <w:vAlign w:val="center"/>
          </w:tcPr>
          <w:p>
            <w:pPr>
              <w:spacing w:after="0" w:before="0"/>
            </w:pPr>
            <w:r>
              <w:rPr>
                <w:sz w:val="18"/>
              </w:rPr>
            </w:r>
            <w:r>
              <w:rPr>
                <w:b w:val="0"/>
                <w:sz w:val="18"/>
              </w:rPr>
              <w:t>1</w:t>
            </w:r>
          </w:p>
        </w:tc>
        <w:tc>
          <w:tcPr>
            <w:tcW w:type="dxa" w:w="4962"/>
            <w:vAlign w:val="center"/>
          </w:tcPr>
          <w:p>
            <w:pPr>
              <w:spacing w:after="0" w:before="0"/>
            </w:pPr>
            <w:r>
              <w:rPr>
                <w:sz w:val="18"/>
              </w:rPr>
            </w:r>
            <w:r>
              <w:rPr>
                <w:b w:val="0"/>
                <w:sz w:val="18"/>
              </w:rPr>
              <w:t>Standard Class</w:t>
            </w:r>
          </w:p>
        </w:tc>
      </w:tr>
      <w:tr>
        <w:tc>
          <w:tcPr>
            <w:tcW w:type="dxa" w:w="4962"/>
            <w:vAlign w:val="center"/>
          </w:tcPr>
          <w:p>
            <w:pPr>
              <w:spacing w:after="0" w:before="0"/>
            </w:pPr>
            <w:r>
              <w:rPr>
                <w:sz w:val="18"/>
              </w:rPr>
            </w:r>
            <w:r>
              <w:rPr>
                <w:b w:val="0"/>
                <w:sz w:val="18"/>
              </w:rPr>
              <w:t>2</w:t>
            </w:r>
          </w:p>
        </w:tc>
        <w:tc>
          <w:tcPr>
            <w:tcW w:type="dxa" w:w="4962"/>
            <w:vAlign w:val="center"/>
          </w:tcPr>
          <w:p>
            <w:pPr>
              <w:spacing w:after="0" w:before="0"/>
            </w:pPr>
            <w:r>
              <w:rPr>
                <w:sz w:val="18"/>
              </w:rPr>
            </w:r>
            <w:r>
              <w:rPr>
                <w:b w:val="0"/>
                <w:sz w:val="18"/>
              </w:rPr>
              <w:t>Second Class</w:t>
            </w:r>
          </w:p>
        </w:tc>
      </w:tr>
      <w:tr>
        <w:tc>
          <w:tcPr>
            <w:tcW w:type="dxa" w:w="4962"/>
            <w:vAlign w:val="center"/>
          </w:tcPr>
          <w:p>
            <w:pPr>
              <w:spacing w:after="0" w:before="0"/>
            </w:pPr>
            <w:r>
              <w:rPr>
                <w:sz w:val="18"/>
              </w:rPr>
            </w:r>
            <w:r>
              <w:rPr>
                <w:b w:val="0"/>
                <w:sz w:val="18"/>
              </w:rPr>
              <w:t>3</w:t>
            </w:r>
          </w:p>
        </w:tc>
        <w:tc>
          <w:tcPr>
            <w:tcW w:type="dxa" w:w="4962"/>
            <w:vAlign w:val="center"/>
          </w:tcPr>
          <w:p>
            <w:pPr>
              <w:spacing w:after="0" w:before="0"/>
            </w:pPr>
            <w:r>
              <w:rPr>
                <w:sz w:val="18"/>
              </w:rPr>
            </w:r>
            <w:r>
              <w:rPr>
                <w:b w:val="0"/>
                <w:sz w:val="18"/>
              </w:rPr>
              <w:t>First Class</w:t>
            </w:r>
          </w:p>
        </w:tc>
      </w:tr>
      <w:tr>
        <w:tc>
          <w:tcPr>
            <w:tcW w:type="dxa" w:w="4962"/>
            <w:vAlign w:val="center"/>
          </w:tcPr>
          <w:p>
            <w:pPr>
              <w:spacing w:after="0" w:before="0"/>
            </w:pPr>
            <w:r>
              <w:rPr>
                <w:sz w:val="18"/>
              </w:rPr>
            </w:r>
            <w:r>
              <w:rPr>
                <w:b w:val="0"/>
                <w:sz w:val="18"/>
              </w:rPr>
              <w:t>4</w:t>
            </w:r>
          </w:p>
        </w:tc>
        <w:tc>
          <w:tcPr>
            <w:tcW w:type="dxa" w:w="4962"/>
            <w:vAlign w:val="center"/>
          </w:tcPr>
          <w:p>
            <w:pPr>
              <w:spacing w:after="0" w:before="0"/>
            </w:pPr>
            <w:r>
              <w:rPr>
                <w:sz w:val="18"/>
              </w:rPr>
            </w:r>
            <w:r>
              <w:rPr>
                <w:b w:val="0"/>
                <w:sz w:val="18"/>
              </w:rPr>
              <w:t>Same Day</w:t>
            </w:r>
          </w:p>
        </w:tc>
      </w:tr>
    </w:tbl>
    <w:p>
      <w:pPr>
        <w:spacing w:after="60"/>
      </w:pPr>
    </w:p>
    <w:p>
      <w:pPr>
        <w:keepNext/>
        <w:pageBreakBefore/>
        <w:spacing w:after="120"/>
      </w:pPr>
      <w:r>
        <w:rPr>
          <w:b/>
          <w:sz w:val="20"/>
        </w:rPr>
        <w:t>Orders</w:t>
      </w:r>
    </w:p>
    <w:p>
      <w:pPr>
        <w:spacing w:after="120"/>
      </w:pPr>
      <w:r>
        <w:rPr>
          <w:b w:val="0"/>
          <w:sz w:val="20"/>
        </w:rPr>
        <w:t>One row per order. Records who placed it, when it was placed and shipped, where it shipped to, and which shipping option was used. The actual products on the order are stored in OrderItem.</w:t>
      </w:r>
    </w:p>
    <w:tbl>
      <w:tblPr>
        <w:tblW w:type="auto" w:w="0"/>
        <w:jc w:val="center"/>
        <w:tblLayout w:type="autofit"/>
        <w:tblLook w:firstColumn="1" w:firstRow="1" w:lastColumn="0" w:lastRow="0" w:noHBand="0" w:noVBand="1" w:val="04A0"/>
      </w:tblPr>
      <w:tblGrid>
        <w:gridCol w:w="2481"/>
        <w:gridCol w:w="2481"/>
        <w:gridCol w:w="2481"/>
        <w:gridCol w:w="2481"/>
      </w:tblGrid>
      <w:tr>
        <w:tc>
          <w:tcPr>
            <w:tcW w:type="dxa" w:w="1512"/>
            <w:vAlign w:val="center"/>
            <w:shd w:fill="D9EAF7"/>
          </w:tcPr>
          <w:p>
            <w:pPr>
              <w:spacing w:after="0" w:before="0"/>
            </w:pPr>
            <w:r>
              <w:rPr>
                <w:sz w:val="18"/>
              </w:rPr>
            </w:r>
            <w:r>
              <w:rPr>
                <w:b/>
                <w:sz w:val="18"/>
              </w:rPr>
              <w:t>Table Name</w:t>
            </w:r>
          </w:p>
        </w:tc>
        <w:tc>
          <w:tcPr>
            <w:tcW w:type="dxa" w:w="1944"/>
            <w:vAlign w:val="center"/>
            <w:shd w:fill="D9EAF7"/>
          </w:tcPr>
          <w:p>
            <w:pPr>
              <w:spacing w:after="0" w:before="0"/>
            </w:pPr>
            <w:r>
              <w:rPr>
                <w:sz w:val="18"/>
              </w:rPr>
            </w:r>
            <w:r>
              <w:rPr>
                <w:b/>
                <w:sz w:val="18"/>
              </w:rPr>
              <w:t>Field name</w:t>
            </w:r>
          </w:p>
        </w:tc>
        <w:tc>
          <w:tcPr>
            <w:tcW w:type="dxa" w:w="4392"/>
            <w:vAlign w:val="center"/>
            <w:shd w:fill="D9EAF7"/>
          </w:tcPr>
          <w:p>
            <w:pPr>
              <w:spacing w:after="0" w:before="0"/>
            </w:pPr>
            <w:r>
              <w:rPr>
                <w:sz w:val="18"/>
              </w:rPr>
            </w:r>
            <w:r>
              <w:rPr>
                <w:b/>
                <w:sz w:val="18"/>
              </w:rPr>
              <w:t>Field Description</w:t>
            </w:r>
          </w:p>
        </w:tc>
        <w:tc>
          <w:tcPr>
            <w:tcW w:type="dxa" w:w="2232"/>
            <w:vAlign w:val="center"/>
            <w:shd w:fill="D9EAF7"/>
          </w:tcPr>
          <w:p>
            <w:pPr>
              <w:spacing w:after="0" w:before="0"/>
            </w:pPr>
            <w:r>
              <w:rPr>
                <w:sz w:val="18"/>
              </w:rPr>
            </w:r>
            <w:r>
              <w:rPr>
                <w:b/>
                <w:sz w:val="18"/>
              </w:rPr>
              <w:t>Data Type</w:t>
            </w:r>
          </w:p>
        </w:tc>
      </w:tr>
      <w:tr>
        <w:tc>
          <w:tcPr>
            <w:tcW w:type="dxa" w:w="1512"/>
            <w:vAlign w:val="center"/>
          </w:tcPr>
          <w:p>
            <w:pPr>
              <w:spacing w:after="0" w:before="0"/>
            </w:pPr>
            <w:r>
              <w:rPr>
                <w:sz w:val="18"/>
              </w:rPr>
            </w:r>
            <w:r>
              <w:rPr>
                <w:b w:val="0"/>
                <w:sz w:val="18"/>
              </w:rPr>
              <w:t>Orders</w:t>
            </w:r>
          </w:p>
        </w:tc>
        <w:tc>
          <w:tcPr>
            <w:tcW w:type="dxa" w:w="1944"/>
            <w:vAlign w:val="center"/>
          </w:tcPr>
          <w:p>
            <w:pPr>
              <w:spacing w:after="0" w:before="0"/>
            </w:pPr>
            <w:r>
              <w:rPr>
                <w:sz w:val="18"/>
              </w:rPr>
            </w:r>
            <w:r>
              <w:rPr>
                <w:b w:val="0"/>
                <w:sz w:val="18"/>
              </w:rPr>
              <w:t>order_id</w:t>
            </w:r>
          </w:p>
        </w:tc>
        <w:tc>
          <w:tcPr>
            <w:tcW w:type="dxa" w:w="4392"/>
            <w:vAlign w:val="center"/>
          </w:tcPr>
          <w:p>
            <w:pPr>
              <w:spacing w:after="0" w:before="0"/>
            </w:pPr>
            <w:r>
              <w:rPr>
                <w:sz w:val="18"/>
              </w:rPr>
            </w:r>
            <w:r>
              <w:rPr>
                <w:b w:val="0"/>
                <w:sz w:val="18"/>
              </w:rPr>
              <w:t>Order code from the source data, PK</w:t>
            </w:r>
          </w:p>
        </w:tc>
        <w:tc>
          <w:tcPr>
            <w:tcW w:type="dxa" w:w="2232"/>
            <w:vAlign w:val="center"/>
          </w:tcPr>
          <w:p>
            <w:pPr>
              <w:spacing w:after="0" w:before="0"/>
            </w:pPr>
            <w:r>
              <w:rPr>
                <w:sz w:val="18"/>
              </w:rPr>
            </w:r>
            <w:r>
              <w:rPr>
                <w:b w:val="0"/>
                <w:sz w:val="18"/>
              </w:rPr>
              <w:t>VARCHAR(20)</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order_date</w:t>
            </w:r>
          </w:p>
        </w:tc>
        <w:tc>
          <w:tcPr>
            <w:tcW w:type="dxa" w:w="4392"/>
            <w:vAlign w:val="center"/>
          </w:tcPr>
          <w:p>
            <w:pPr>
              <w:spacing w:after="0" w:before="0"/>
            </w:pPr>
            <w:r>
              <w:rPr>
                <w:sz w:val="18"/>
              </w:rPr>
            </w:r>
            <w:r>
              <w:rPr>
                <w:b w:val="0"/>
                <w:sz w:val="18"/>
              </w:rPr>
              <w:t>Date the order was placed</w:t>
            </w:r>
          </w:p>
        </w:tc>
        <w:tc>
          <w:tcPr>
            <w:tcW w:type="dxa" w:w="2232"/>
            <w:vAlign w:val="center"/>
          </w:tcPr>
          <w:p>
            <w:pPr>
              <w:spacing w:after="0" w:before="0"/>
            </w:pPr>
            <w:r>
              <w:rPr>
                <w:sz w:val="18"/>
              </w:rPr>
            </w:r>
            <w:r>
              <w:rPr>
                <w:b w:val="0"/>
                <w:sz w:val="18"/>
              </w:rPr>
              <w:t>DATE, NOT NULL</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ship_date</w:t>
            </w:r>
          </w:p>
        </w:tc>
        <w:tc>
          <w:tcPr>
            <w:tcW w:type="dxa" w:w="4392"/>
            <w:vAlign w:val="center"/>
          </w:tcPr>
          <w:p>
            <w:pPr>
              <w:spacing w:after="0" w:before="0"/>
            </w:pPr>
            <w:r>
              <w:rPr>
                <w:sz w:val="18"/>
              </w:rPr>
            </w:r>
            <w:r>
              <w:rPr>
                <w:b w:val="0"/>
                <w:sz w:val="18"/>
              </w:rPr>
              <w:t>Date the order shipped</w:t>
            </w:r>
          </w:p>
        </w:tc>
        <w:tc>
          <w:tcPr>
            <w:tcW w:type="dxa" w:w="2232"/>
            <w:vAlign w:val="center"/>
          </w:tcPr>
          <w:p>
            <w:pPr>
              <w:spacing w:after="0" w:before="0"/>
            </w:pPr>
            <w:r>
              <w:rPr>
                <w:sz w:val="18"/>
              </w:rPr>
            </w:r>
            <w:r>
              <w:rPr>
                <w:b w:val="0"/>
                <w:sz w:val="18"/>
              </w:rPr>
              <w:t>DATE, NOT NULL</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customer_id</w:t>
            </w:r>
          </w:p>
        </w:tc>
        <w:tc>
          <w:tcPr>
            <w:tcW w:type="dxa" w:w="4392"/>
            <w:vAlign w:val="center"/>
          </w:tcPr>
          <w:p>
            <w:pPr>
              <w:spacing w:after="0" w:before="0"/>
            </w:pPr>
            <w:r>
              <w:rPr>
                <w:sz w:val="18"/>
              </w:rPr>
            </w:r>
            <w:r>
              <w:rPr>
                <w:b w:val="0"/>
                <w:sz w:val="18"/>
              </w:rPr>
              <w:t>Customer who placed the order, FK -&gt; Customer(customer_id)</w:t>
            </w:r>
          </w:p>
        </w:tc>
        <w:tc>
          <w:tcPr>
            <w:tcW w:type="dxa" w:w="2232"/>
            <w:vAlign w:val="center"/>
          </w:tcPr>
          <w:p>
            <w:pPr>
              <w:spacing w:after="0" w:before="0"/>
            </w:pPr>
            <w:r>
              <w:rPr>
                <w:sz w:val="18"/>
              </w:rPr>
            </w:r>
            <w:r>
              <w:rPr>
                <w:b w:val="0"/>
                <w:sz w:val="18"/>
              </w:rPr>
              <w:t>VARCHAR(10), NOT NULL</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ship_mode_id</w:t>
            </w:r>
          </w:p>
        </w:tc>
        <w:tc>
          <w:tcPr>
            <w:tcW w:type="dxa" w:w="4392"/>
            <w:vAlign w:val="center"/>
          </w:tcPr>
          <w:p>
            <w:pPr>
              <w:spacing w:after="0" w:before="0"/>
            </w:pPr>
            <w:r>
              <w:rPr>
                <w:sz w:val="18"/>
              </w:rPr>
            </w:r>
            <w:r>
              <w:rPr>
                <w:b w:val="0"/>
                <w:sz w:val="18"/>
              </w:rPr>
              <w:t>Shipping option used, FK -&gt; ShipMode(ship_mode_id)</w:t>
            </w:r>
          </w:p>
        </w:tc>
        <w:tc>
          <w:tcPr>
            <w:tcW w:type="dxa" w:w="2232"/>
            <w:vAlign w:val="center"/>
          </w:tcPr>
          <w:p>
            <w:pPr>
              <w:spacing w:after="0" w:before="0"/>
            </w:pPr>
            <w:r>
              <w:rPr>
                <w:sz w:val="18"/>
              </w:rPr>
            </w:r>
            <w:r>
              <w:rPr>
                <w:b w:val="0"/>
                <w:sz w:val="18"/>
              </w:rPr>
              <w:t>INT, NOT NULL</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city_id</w:t>
            </w:r>
          </w:p>
        </w:tc>
        <w:tc>
          <w:tcPr>
            <w:tcW w:type="dxa" w:w="4392"/>
            <w:vAlign w:val="center"/>
          </w:tcPr>
          <w:p>
            <w:pPr>
              <w:spacing w:after="0" w:before="0"/>
            </w:pPr>
            <w:r>
              <w:rPr>
                <w:sz w:val="18"/>
              </w:rPr>
            </w:r>
            <w:r>
              <w:rPr>
                <w:b w:val="0"/>
                <w:sz w:val="18"/>
              </w:rPr>
              <w:t>Where the order shipped to, FK -&gt; City(city_id)</w:t>
            </w:r>
          </w:p>
        </w:tc>
        <w:tc>
          <w:tcPr>
            <w:tcW w:type="dxa" w:w="2232"/>
            <w:vAlign w:val="center"/>
          </w:tcPr>
          <w:p>
            <w:pPr>
              <w:spacing w:after="0" w:before="0"/>
            </w:pPr>
            <w:r>
              <w:rPr>
                <w:sz w:val="18"/>
              </w:rPr>
            </w:r>
            <w:r>
              <w:rPr>
                <w:b w:val="0"/>
                <w:sz w:val="18"/>
              </w:rPr>
              <w:t>INT, NOT NULL</w:t>
            </w:r>
          </w:p>
        </w:tc>
      </w:tr>
    </w:tbl>
    <w:p>
      <w:pPr>
        <w:spacing w:after="120"/>
      </w:pPr>
      <w:r>
        <w:rPr>
          <w:b w:val="0"/>
          <w:sz w:val="20"/>
        </w:rPr>
        <w:t>Plus CHECK (ship_date &gt;= order_date). You cannot ship an order before it is placed, so this rule blocks that.</w:t>
      </w:r>
    </w:p>
    <w:p>
      <w:pPr>
        <w:spacing w:after="120"/>
      </w:pPr>
      <w:r>
        <w:rPr>
          <w:b/>
          <w:sz w:val="20"/>
        </w:rPr>
        <w:t>Comments on table relationships</w:t>
      </w:r>
    </w:p>
    <w:p>
      <w:pPr>
        <w:spacing w:after="120"/>
      </w:pPr>
      <w:r>
        <w:rPr>
          <w:b w:val="0"/>
          <w:sz w:val="20"/>
        </w:rPr>
        <w:t>Belongs to one customer, one shipping option, one city. Has many lines in OrderItem.</w:t>
      </w:r>
    </w:p>
    <w:p>
      <w:pPr>
        <w:spacing w:after="120"/>
      </w:pPr>
      <w:r>
        <w:rPr>
          <w:b/>
          <w:sz w:val="20"/>
        </w:rPr>
        <w:t>Example with data</w:t>
      </w:r>
    </w:p>
    <w:tbl>
      <w:tblPr>
        <w:tblW w:type="auto" w:w="0"/>
        <w:jc w:val="center"/>
        <w:tblLayout w:type="autofit"/>
        <w:tblLook w:firstColumn="1" w:firstRow="1" w:lastColumn="0" w:lastRow="0" w:noHBand="0" w:noVBand="1" w:val="04A0"/>
      </w:tblPr>
      <w:tblGrid>
        <w:gridCol w:w="1654"/>
        <w:gridCol w:w="1654"/>
        <w:gridCol w:w="1654"/>
        <w:gridCol w:w="1654"/>
        <w:gridCol w:w="1654"/>
        <w:gridCol w:w="1654"/>
      </w:tblGrid>
      <w:tr>
        <w:tc>
          <w:tcPr>
            <w:tcW w:type="dxa" w:w="1654"/>
            <w:vAlign w:val="center"/>
            <w:shd w:fill="D9EAF7"/>
          </w:tcPr>
          <w:p>
            <w:pPr>
              <w:spacing w:after="0" w:before="0"/>
            </w:pPr>
            <w:r>
              <w:rPr>
                <w:sz w:val="18"/>
              </w:rPr>
            </w:r>
            <w:r>
              <w:rPr>
                <w:b/>
                <w:sz w:val="18"/>
              </w:rPr>
              <w:t>order_id</w:t>
            </w:r>
          </w:p>
        </w:tc>
        <w:tc>
          <w:tcPr>
            <w:tcW w:type="dxa" w:w="1654"/>
            <w:vAlign w:val="center"/>
            <w:shd w:fill="D9EAF7"/>
          </w:tcPr>
          <w:p>
            <w:pPr>
              <w:spacing w:after="0" w:before="0"/>
            </w:pPr>
            <w:r>
              <w:rPr>
                <w:sz w:val="18"/>
              </w:rPr>
            </w:r>
            <w:r>
              <w:rPr>
                <w:b/>
                <w:sz w:val="18"/>
              </w:rPr>
              <w:t>order_date</w:t>
            </w:r>
          </w:p>
        </w:tc>
        <w:tc>
          <w:tcPr>
            <w:tcW w:type="dxa" w:w="1654"/>
            <w:vAlign w:val="center"/>
            <w:shd w:fill="D9EAF7"/>
          </w:tcPr>
          <w:p>
            <w:pPr>
              <w:spacing w:after="0" w:before="0"/>
            </w:pPr>
            <w:r>
              <w:rPr>
                <w:sz w:val="18"/>
              </w:rPr>
            </w:r>
            <w:r>
              <w:rPr>
                <w:b/>
                <w:sz w:val="18"/>
              </w:rPr>
              <w:t>ship_date</w:t>
            </w:r>
          </w:p>
        </w:tc>
        <w:tc>
          <w:tcPr>
            <w:tcW w:type="dxa" w:w="1654"/>
            <w:vAlign w:val="center"/>
            <w:shd w:fill="D9EAF7"/>
          </w:tcPr>
          <w:p>
            <w:pPr>
              <w:spacing w:after="0" w:before="0"/>
            </w:pPr>
            <w:r>
              <w:rPr>
                <w:sz w:val="18"/>
              </w:rPr>
            </w:r>
            <w:r>
              <w:rPr>
                <w:b/>
                <w:sz w:val="18"/>
              </w:rPr>
              <w:t>customer_id</w:t>
            </w:r>
          </w:p>
        </w:tc>
        <w:tc>
          <w:tcPr>
            <w:tcW w:type="dxa" w:w="1654"/>
            <w:vAlign w:val="center"/>
            <w:shd w:fill="D9EAF7"/>
          </w:tcPr>
          <w:p>
            <w:pPr>
              <w:spacing w:after="0" w:before="0"/>
            </w:pPr>
            <w:r>
              <w:rPr>
                <w:sz w:val="18"/>
              </w:rPr>
            </w:r>
            <w:r>
              <w:rPr>
                <w:b/>
                <w:sz w:val="18"/>
              </w:rPr>
              <w:t>ship_mode_id</w:t>
            </w:r>
          </w:p>
        </w:tc>
        <w:tc>
          <w:tcPr>
            <w:tcW w:type="dxa" w:w="1654"/>
            <w:vAlign w:val="center"/>
            <w:shd w:fill="D9EAF7"/>
          </w:tcPr>
          <w:p>
            <w:pPr>
              <w:spacing w:after="0" w:before="0"/>
            </w:pPr>
            <w:r>
              <w:rPr>
                <w:sz w:val="18"/>
              </w:rPr>
            </w:r>
            <w:r>
              <w:rPr>
                <w:b/>
                <w:sz w:val="18"/>
              </w:rPr>
              <w:t>city_id</w:t>
            </w:r>
          </w:p>
        </w:tc>
      </w:tr>
      <w:tr>
        <w:tc>
          <w:tcPr>
            <w:tcW w:type="dxa" w:w="1654"/>
            <w:vAlign w:val="center"/>
          </w:tcPr>
          <w:p>
            <w:pPr>
              <w:spacing w:after="0" w:before="0"/>
            </w:pPr>
            <w:r>
              <w:rPr>
                <w:sz w:val="18"/>
              </w:rPr>
            </w:r>
            <w:r>
              <w:rPr>
                <w:b w:val="0"/>
                <w:sz w:val="18"/>
              </w:rPr>
              <w:t>CA-2019-152156</w:t>
            </w:r>
          </w:p>
        </w:tc>
        <w:tc>
          <w:tcPr>
            <w:tcW w:type="dxa" w:w="1654"/>
            <w:vAlign w:val="center"/>
          </w:tcPr>
          <w:p>
            <w:pPr>
              <w:spacing w:after="0" w:before="0"/>
            </w:pPr>
            <w:r>
              <w:rPr>
                <w:sz w:val="18"/>
              </w:rPr>
            </w:r>
            <w:r>
              <w:rPr>
                <w:b w:val="0"/>
                <w:sz w:val="18"/>
              </w:rPr>
              <w:t>2019-11-08</w:t>
            </w:r>
          </w:p>
        </w:tc>
        <w:tc>
          <w:tcPr>
            <w:tcW w:type="dxa" w:w="1654"/>
            <w:vAlign w:val="center"/>
          </w:tcPr>
          <w:p>
            <w:pPr>
              <w:spacing w:after="0" w:before="0"/>
            </w:pPr>
            <w:r>
              <w:rPr>
                <w:sz w:val="18"/>
              </w:rPr>
            </w:r>
            <w:r>
              <w:rPr>
                <w:b w:val="0"/>
                <w:sz w:val="18"/>
              </w:rPr>
              <w:t>2019-11-11</w:t>
            </w:r>
          </w:p>
        </w:tc>
        <w:tc>
          <w:tcPr>
            <w:tcW w:type="dxa" w:w="1654"/>
            <w:vAlign w:val="center"/>
          </w:tcPr>
          <w:p>
            <w:pPr>
              <w:spacing w:after="0" w:before="0"/>
            </w:pPr>
            <w:r>
              <w:rPr>
                <w:sz w:val="18"/>
              </w:rPr>
            </w:r>
            <w:r>
              <w:rPr>
                <w:b w:val="0"/>
                <w:sz w:val="18"/>
              </w:rPr>
              <w:t>CG-12520</w:t>
            </w:r>
          </w:p>
        </w:tc>
        <w:tc>
          <w:tcPr>
            <w:tcW w:type="dxa" w:w="1654"/>
            <w:vAlign w:val="center"/>
          </w:tcPr>
          <w:p>
            <w:pPr>
              <w:spacing w:after="0" w:before="0"/>
            </w:pPr>
            <w:r>
              <w:rPr>
                <w:sz w:val="18"/>
              </w:rPr>
            </w:r>
            <w:r>
              <w:rPr>
                <w:b w:val="0"/>
                <w:sz w:val="18"/>
              </w:rPr>
              <w:t>1</w:t>
            </w:r>
          </w:p>
        </w:tc>
        <w:tc>
          <w:tcPr>
            <w:tcW w:type="dxa" w:w="1654"/>
            <w:vAlign w:val="center"/>
          </w:tcPr>
          <w:p>
            <w:pPr>
              <w:spacing w:after="0" w:before="0"/>
            </w:pPr>
            <w:r>
              <w:rPr>
                <w:sz w:val="18"/>
              </w:rPr>
            </w:r>
            <w:r>
              <w:rPr>
                <w:b w:val="0"/>
                <w:sz w:val="18"/>
              </w:rPr>
              <w:t>1</w:t>
            </w:r>
          </w:p>
        </w:tc>
      </w:tr>
      <w:tr>
        <w:tc>
          <w:tcPr>
            <w:tcW w:type="dxa" w:w="1654"/>
            <w:vAlign w:val="center"/>
          </w:tcPr>
          <w:p>
            <w:pPr>
              <w:spacing w:after="0" w:before="0"/>
            </w:pPr>
            <w:r>
              <w:rPr>
                <w:sz w:val="18"/>
              </w:rPr>
            </w:r>
            <w:r>
              <w:rPr>
                <w:b w:val="0"/>
                <w:sz w:val="18"/>
              </w:rPr>
              <w:t>CA-2019-138688</w:t>
            </w:r>
          </w:p>
        </w:tc>
        <w:tc>
          <w:tcPr>
            <w:tcW w:type="dxa" w:w="1654"/>
            <w:vAlign w:val="center"/>
          </w:tcPr>
          <w:p>
            <w:pPr>
              <w:spacing w:after="0" w:before="0"/>
            </w:pPr>
            <w:r>
              <w:rPr>
                <w:sz w:val="18"/>
              </w:rPr>
            </w:r>
            <w:r>
              <w:rPr>
                <w:b w:val="0"/>
                <w:sz w:val="18"/>
              </w:rPr>
              <w:t>2019-06-12</w:t>
            </w:r>
          </w:p>
        </w:tc>
        <w:tc>
          <w:tcPr>
            <w:tcW w:type="dxa" w:w="1654"/>
            <w:vAlign w:val="center"/>
          </w:tcPr>
          <w:p>
            <w:pPr>
              <w:spacing w:after="0" w:before="0"/>
            </w:pPr>
            <w:r>
              <w:rPr>
                <w:sz w:val="18"/>
              </w:rPr>
            </w:r>
            <w:r>
              <w:rPr>
                <w:b w:val="0"/>
                <w:sz w:val="18"/>
              </w:rPr>
              <w:t>2019-06-16</w:t>
            </w:r>
          </w:p>
        </w:tc>
        <w:tc>
          <w:tcPr>
            <w:tcW w:type="dxa" w:w="1654"/>
            <w:vAlign w:val="center"/>
          </w:tcPr>
          <w:p>
            <w:pPr>
              <w:spacing w:after="0" w:before="0"/>
            </w:pPr>
            <w:r>
              <w:rPr>
                <w:sz w:val="18"/>
              </w:rPr>
            </w:r>
            <w:r>
              <w:rPr>
                <w:b w:val="0"/>
                <w:sz w:val="18"/>
              </w:rPr>
              <w:t>DV-13045</w:t>
            </w:r>
          </w:p>
        </w:tc>
        <w:tc>
          <w:tcPr>
            <w:tcW w:type="dxa" w:w="1654"/>
            <w:vAlign w:val="center"/>
          </w:tcPr>
          <w:p>
            <w:pPr>
              <w:spacing w:after="0" w:before="0"/>
            </w:pPr>
            <w:r>
              <w:rPr>
                <w:sz w:val="18"/>
              </w:rPr>
            </w:r>
            <w:r>
              <w:rPr>
                <w:b w:val="0"/>
                <w:sz w:val="18"/>
              </w:rPr>
              <w:t>2</w:t>
            </w:r>
          </w:p>
        </w:tc>
        <w:tc>
          <w:tcPr>
            <w:tcW w:type="dxa" w:w="1654"/>
            <w:vAlign w:val="center"/>
          </w:tcPr>
          <w:p>
            <w:pPr>
              <w:spacing w:after="0" w:before="0"/>
            </w:pPr>
            <w:r>
              <w:rPr>
                <w:sz w:val="18"/>
              </w:rPr>
            </w:r>
            <w:r>
              <w:rPr>
                <w:b w:val="0"/>
                <w:sz w:val="18"/>
              </w:rPr>
              <w:t>2</w:t>
            </w:r>
          </w:p>
        </w:tc>
      </w:tr>
    </w:tbl>
    <w:p>
      <w:pPr>
        <w:spacing w:after="60"/>
      </w:pPr>
    </w:p>
    <w:p>
      <w:pPr>
        <w:keepNext/>
        <w:pageBreakBefore/>
        <w:spacing w:after="120"/>
      </w:pPr>
      <w:r>
        <w:rPr>
          <w:b/>
          <w:sz w:val="20"/>
        </w:rPr>
        <w:t>OrderItem</w:t>
      </w:r>
    </w:p>
    <w:p>
      <w:pPr>
        <w:spacing w:after="120"/>
      </w:pPr>
      <w:r>
        <w:rPr>
          <w:b w:val="0"/>
          <w:sz w:val="20"/>
        </w:rPr>
        <w:t>The bridge table that handles the many-to-many between Orders and Product. Each row is one product on a specific order, with the quantity, the sales amount, and the profit on that line. Those three fields live here because they describe the sale itself, not the order alone or the product alone. The same product on two different orders can have different quantities and prices, so they have to sit with the link.</w:t>
      </w:r>
    </w:p>
    <w:tbl>
      <w:tblPr>
        <w:tblW w:type="auto" w:w="0"/>
        <w:jc w:val="center"/>
        <w:tblLayout w:type="autofit"/>
        <w:tblLook w:firstColumn="1" w:firstRow="1" w:lastColumn="0" w:lastRow="0" w:noHBand="0" w:noVBand="1" w:val="04A0"/>
      </w:tblPr>
      <w:tblGrid>
        <w:gridCol w:w="2481"/>
        <w:gridCol w:w="2481"/>
        <w:gridCol w:w="2481"/>
        <w:gridCol w:w="2481"/>
      </w:tblGrid>
      <w:tr>
        <w:tc>
          <w:tcPr>
            <w:tcW w:type="dxa" w:w="1512"/>
            <w:vAlign w:val="center"/>
            <w:shd w:fill="D9EAF7"/>
          </w:tcPr>
          <w:p>
            <w:pPr>
              <w:spacing w:after="0" w:before="0"/>
            </w:pPr>
            <w:r>
              <w:rPr>
                <w:sz w:val="18"/>
              </w:rPr>
            </w:r>
            <w:r>
              <w:rPr>
                <w:b/>
                <w:sz w:val="18"/>
              </w:rPr>
              <w:t>Table Name</w:t>
            </w:r>
          </w:p>
        </w:tc>
        <w:tc>
          <w:tcPr>
            <w:tcW w:type="dxa" w:w="1944"/>
            <w:vAlign w:val="center"/>
            <w:shd w:fill="D9EAF7"/>
          </w:tcPr>
          <w:p>
            <w:pPr>
              <w:spacing w:after="0" w:before="0"/>
            </w:pPr>
            <w:r>
              <w:rPr>
                <w:sz w:val="18"/>
              </w:rPr>
            </w:r>
            <w:r>
              <w:rPr>
                <w:b/>
                <w:sz w:val="18"/>
              </w:rPr>
              <w:t>Field name</w:t>
            </w:r>
          </w:p>
        </w:tc>
        <w:tc>
          <w:tcPr>
            <w:tcW w:type="dxa" w:w="4392"/>
            <w:vAlign w:val="center"/>
            <w:shd w:fill="D9EAF7"/>
          </w:tcPr>
          <w:p>
            <w:pPr>
              <w:spacing w:after="0" w:before="0"/>
            </w:pPr>
            <w:r>
              <w:rPr>
                <w:sz w:val="18"/>
              </w:rPr>
            </w:r>
            <w:r>
              <w:rPr>
                <w:b/>
                <w:sz w:val="18"/>
              </w:rPr>
              <w:t>Field Description</w:t>
            </w:r>
          </w:p>
        </w:tc>
        <w:tc>
          <w:tcPr>
            <w:tcW w:type="dxa" w:w="2232"/>
            <w:vAlign w:val="center"/>
            <w:shd w:fill="D9EAF7"/>
          </w:tcPr>
          <w:p>
            <w:pPr>
              <w:spacing w:after="0" w:before="0"/>
            </w:pPr>
            <w:r>
              <w:rPr>
                <w:sz w:val="18"/>
              </w:rPr>
            </w:r>
            <w:r>
              <w:rPr>
                <w:b/>
                <w:sz w:val="18"/>
              </w:rPr>
              <w:t>Data Type</w:t>
            </w:r>
          </w:p>
        </w:tc>
      </w:tr>
      <w:tr>
        <w:tc>
          <w:tcPr>
            <w:tcW w:type="dxa" w:w="1512"/>
            <w:vAlign w:val="center"/>
          </w:tcPr>
          <w:p>
            <w:pPr>
              <w:spacing w:after="0" w:before="0"/>
            </w:pPr>
            <w:r>
              <w:rPr>
                <w:sz w:val="18"/>
              </w:rPr>
            </w:r>
            <w:r>
              <w:rPr>
                <w:b w:val="0"/>
                <w:sz w:val="18"/>
              </w:rPr>
              <w:t>OrderItem</w:t>
            </w:r>
          </w:p>
        </w:tc>
        <w:tc>
          <w:tcPr>
            <w:tcW w:type="dxa" w:w="1944"/>
            <w:vAlign w:val="center"/>
          </w:tcPr>
          <w:p>
            <w:pPr>
              <w:spacing w:after="0" w:before="0"/>
            </w:pPr>
            <w:r>
              <w:rPr>
                <w:sz w:val="18"/>
              </w:rPr>
            </w:r>
            <w:r>
              <w:rPr>
                <w:b w:val="0"/>
                <w:sz w:val="18"/>
              </w:rPr>
              <w:t>order_item_id</w:t>
            </w:r>
          </w:p>
        </w:tc>
        <w:tc>
          <w:tcPr>
            <w:tcW w:type="dxa" w:w="4392"/>
            <w:vAlign w:val="center"/>
          </w:tcPr>
          <w:p>
            <w:pPr>
              <w:spacing w:after="0" w:before="0"/>
            </w:pPr>
            <w:r>
              <w:rPr>
                <w:sz w:val="18"/>
              </w:rPr>
            </w:r>
            <w:r>
              <w:rPr>
                <w:b w:val="0"/>
                <w:sz w:val="18"/>
              </w:rPr>
              <w:t>Unique ID for each line, PK</w:t>
            </w:r>
          </w:p>
        </w:tc>
        <w:tc>
          <w:tcPr>
            <w:tcW w:type="dxa" w:w="2232"/>
            <w:vAlign w:val="center"/>
          </w:tcPr>
          <w:p>
            <w:pPr>
              <w:spacing w:after="0" w:before="0"/>
            </w:pPr>
            <w:r>
              <w:rPr>
                <w:sz w:val="18"/>
              </w:rPr>
            </w:r>
            <w:r>
              <w:rPr>
                <w:b w:val="0"/>
                <w:sz w:val="18"/>
              </w:rPr>
              <w:t>INT</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order_id</w:t>
            </w:r>
          </w:p>
        </w:tc>
        <w:tc>
          <w:tcPr>
            <w:tcW w:type="dxa" w:w="4392"/>
            <w:vAlign w:val="center"/>
          </w:tcPr>
          <w:p>
            <w:pPr>
              <w:spacing w:after="0" w:before="0"/>
            </w:pPr>
            <w:r>
              <w:rPr>
                <w:sz w:val="18"/>
              </w:rPr>
            </w:r>
            <w:r>
              <w:rPr>
                <w:b w:val="0"/>
                <w:sz w:val="18"/>
              </w:rPr>
              <w:t>Order this line belongs to, FK -&gt; Orders(order_id)</w:t>
            </w:r>
          </w:p>
        </w:tc>
        <w:tc>
          <w:tcPr>
            <w:tcW w:type="dxa" w:w="2232"/>
            <w:vAlign w:val="center"/>
          </w:tcPr>
          <w:p>
            <w:pPr>
              <w:spacing w:after="0" w:before="0"/>
            </w:pPr>
            <w:r>
              <w:rPr>
                <w:sz w:val="18"/>
              </w:rPr>
            </w:r>
            <w:r>
              <w:rPr>
                <w:b w:val="0"/>
                <w:sz w:val="18"/>
              </w:rPr>
              <w:t>VARCHAR(20), NOT NULL</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product_id</w:t>
            </w:r>
          </w:p>
        </w:tc>
        <w:tc>
          <w:tcPr>
            <w:tcW w:type="dxa" w:w="4392"/>
            <w:vAlign w:val="center"/>
          </w:tcPr>
          <w:p>
            <w:pPr>
              <w:spacing w:after="0" w:before="0"/>
            </w:pPr>
            <w:r>
              <w:rPr>
                <w:sz w:val="18"/>
              </w:rPr>
            </w:r>
            <w:r>
              <w:rPr>
                <w:b w:val="0"/>
                <w:sz w:val="18"/>
              </w:rPr>
              <w:t>Product on this line, FK -&gt; Product(product_id)</w:t>
            </w:r>
          </w:p>
        </w:tc>
        <w:tc>
          <w:tcPr>
            <w:tcW w:type="dxa" w:w="2232"/>
            <w:vAlign w:val="center"/>
          </w:tcPr>
          <w:p>
            <w:pPr>
              <w:spacing w:after="0" w:before="0"/>
            </w:pPr>
            <w:r>
              <w:rPr>
                <w:sz w:val="18"/>
              </w:rPr>
            </w:r>
            <w:r>
              <w:rPr>
                <w:b w:val="0"/>
                <w:sz w:val="18"/>
              </w:rPr>
              <w:t>VARCHAR(20), NOT NULL</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quantity</w:t>
            </w:r>
          </w:p>
        </w:tc>
        <w:tc>
          <w:tcPr>
            <w:tcW w:type="dxa" w:w="4392"/>
            <w:vAlign w:val="center"/>
          </w:tcPr>
          <w:p>
            <w:pPr>
              <w:spacing w:after="0" w:before="0"/>
            </w:pPr>
            <w:r>
              <w:rPr>
                <w:sz w:val="18"/>
              </w:rPr>
            </w:r>
            <w:r>
              <w:rPr>
                <w:b w:val="0"/>
                <w:sz w:val="18"/>
              </w:rPr>
              <w:t>How many units were sold</w:t>
            </w:r>
          </w:p>
        </w:tc>
        <w:tc>
          <w:tcPr>
            <w:tcW w:type="dxa" w:w="2232"/>
            <w:vAlign w:val="center"/>
          </w:tcPr>
          <w:p>
            <w:pPr>
              <w:spacing w:after="0" w:before="0"/>
            </w:pPr>
            <w:r>
              <w:rPr>
                <w:sz w:val="18"/>
              </w:rPr>
            </w:r>
            <w:r>
              <w:rPr>
                <w:b w:val="0"/>
                <w:sz w:val="18"/>
              </w:rPr>
              <w:t>INT, NOT NULL, CHECK (quantity &gt; 0)</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sales</w:t>
            </w:r>
          </w:p>
        </w:tc>
        <w:tc>
          <w:tcPr>
            <w:tcW w:type="dxa" w:w="4392"/>
            <w:vAlign w:val="center"/>
          </w:tcPr>
          <w:p>
            <w:pPr>
              <w:spacing w:after="0" w:before="0"/>
            </w:pPr>
            <w:r>
              <w:rPr>
                <w:sz w:val="18"/>
              </w:rPr>
            </w:r>
            <w:r>
              <w:rPr>
                <w:b w:val="0"/>
                <w:sz w:val="18"/>
              </w:rPr>
              <w:t>Sales amount for this line</w:t>
            </w:r>
          </w:p>
        </w:tc>
        <w:tc>
          <w:tcPr>
            <w:tcW w:type="dxa" w:w="2232"/>
            <w:vAlign w:val="center"/>
          </w:tcPr>
          <w:p>
            <w:pPr>
              <w:spacing w:after="0" w:before="0"/>
            </w:pPr>
            <w:r>
              <w:rPr>
                <w:sz w:val="18"/>
              </w:rPr>
            </w:r>
            <w:r>
              <w:rPr>
                <w:b w:val="0"/>
                <w:sz w:val="18"/>
              </w:rPr>
              <w:t>DECIMAL(10, 2), NOT NULL</w:t>
            </w:r>
          </w:p>
        </w:tc>
      </w:tr>
      <w:tr>
        <w:tc>
          <w:tcPr>
            <w:tcW w:type="dxa" w:w="1512"/>
            <w:vAlign w:val="center"/>
          </w:tcPr>
          <w:p>
            <w:pPr>
              <w:spacing w:after="0" w:before="0"/>
            </w:pPr>
            <w:r>
              <w:rPr>
                <w:sz w:val="18"/>
              </w:rPr>
            </w:r>
            <w:r>
              <w:rPr>
                <w:b w:val="0"/>
                <w:sz w:val="18"/>
              </w:rPr>
            </w:r>
          </w:p>
        </w:tc>
        <w:tc>
          <w:tcPr>
            <w:tcW w:type="dxa" w:w="1944"/>
            <w:vAlign w:val="center"/>
          </w:tcPr>
          <w:p>
            <w:pPr>
              <w:spacing w:after="0" w:before="0"/>
            </w:pPr>
            <w:r>
              <w:rPr>
                <w:sz w:val="18"/>
              </w:rPr>
            </w:r>
            <w:r>
              <w:rPr>
                <w:b w:val="0"/>
                <w:sz w:val="18"/>
              </w:rPr>
              <w:t>profit</w:t>
            </w:r>
          </w:p>
        </w:tc>
        <w:tc>
          <w:tcPr>
            <w:tcW w:type="dxa" w:w="4392"/>
            <w:vAlign w:val="center"/>
          </w:tcPr>
          <w:p>
            <w:pPr>
              <w:spacing w:after="0" w:before="0"/>
            </w:pPr>
            <w:r>
              <w:rPr>
                <w:sz w:val="18"/>
              </w:rPr>
            </w:r>
            <w:r>
              <w:rPr>
                <w:b w:val="0"/>
                <w:sz w:val="18"/>
              </w:rPr>
              <w:t>Profit on this line (can be negative for losses)</w:t>
            </w:r>
          </w:p>
        </w:tc>
        <w:tc>
          <w:tcPr>
            <w:tcW w:type="dxa" w:w="2232"/>
            <w:vAlign w:val="center"/>
          </w:tcPr>
          <w:p>
            <w:pPr>
              <w:spacing w:after="0" w:before="0"/>
            </w:pPr>
            <w:r>
              <w:rPr>
                <w:sz w:val="18"/>
              </w:rPr>
            </w:r>
            <w:r>
              <w:rPr>
                <w:b w:val="0"/>
                <w:sz w:val="18"/>
              </w:rPr>
              <w:t>DECIMAL(10, 2), NOT NULL</w:t>
            </w:r>
          </w:p>
        </w:tc>
      </w:tr>
    </w:tbl>
    <w:p>
      <w:pPr>
        <w:spacing w:after="120"/>
      </w:pPr>
      <w:r>
        <w:rPr>
          <w:b/>
          <w:sz w:val="20"/>
        </w:rPr>
        <w:t>Comments on table relationships</w:t>
      </w:r>
    </w:p>
    <w:p>
      <w:pPr>
        <w:spacing w:after="120"/>
      </w:pPr>
      <w:r>
        <w:rPr>
          <w:b w:val="0"/>
          <w:sz w:val="20"/>
        </w:rPr>
        <w:t>Belongs to one order. Points to one product. Many lines per order plus many lines per product is what makes the many-to-many work.</w:t>
      </w:r>
    </w:p>
    <w:p>
      <w:pPr>
        <w:spacing w:after="120"/>
      </w:pPr>
      <w:r>
        <w:rPr>
          <w:b/>
          <w:sz w:val="20"/>
        </w:rPr>
        <w:t>Example with data</w:t>
      </w:r>
    </w:p>
    <w:tbl>
      <w:tblPr>
        <w:tblW w:type="auto" w:w="0"/>
        <w:jc w:val="center"/>
        <w:tblLayout w:type="autofit"/>
        <w:tblLook w:firstColumn="1" w:firstRow="1" w:lastColumn="0" w:lastRow="0" w:noHBand="0" w:noVBand="1" w:val="04A0"/>
      </w:tblPr>
      <w:tblGrid>
        <w:gridCol w:w="1654"/>
        <w:gridCol w:w="1654"/>
        <w:gridCol w:w="1654"/>
        <w:gridCol w:w="1654"/>
        <w:gridCol w:w="1654"/>
        <w:gridCol w:w="1654"/>
      </w:tblGrid>
      <w:tr>
        <w:tc>
          <w:tcPr>
            <w:tcW w:type="dxa" w:w="1654"/>
            <w:vAlign w:val="center"/>
            <w:shd w:fill="D9EAF7"/>
          </w:tcPr>
          <w:p>
            <w:pPr>
              <w:spacing w:after="0" w:before="0"/>
            </w:pPr>
            <w:r>
              <w:rPr>
                <w:sz w:val="18"/>
              </w:rPr>
            </w:r>
            <w:r>
              <w:rPr>
                <w:b/>
                <w:sz w:val="18"/>
              </w:rPr>
              <w:t>order_item_id</w:t>
            </w:r>
          </w:p>
        </w:tc>
        <w:tc>
          <w:tcPr>
            <w:tcW w:type="dxa" w:w="1654"/>
            <w:vAlign w:val="center"/>
            <w:shd w:fill="D9EAF7"/>
          </w:tcPr>
          <w:p>
            <w:pPr>
              <w:spacing w:after="0" w:before="0"/>
            </w:pPr>
            <w:r>
              <w:rPr>
                <w:sz w:val="18"/>
              </w:rPr>
            </w:r>
            <w:r>
              <w:rPr>
                <w:b/>
                <w:sz w:val="18"/>
              </w:rPr>
              <w:t>order_id</w:t>
            </w:r>
          </w:p>
        </w:tc>
        <w:tc>
          <w:tcPr>
            <w:tcW w:type="dxa" w:w="1654"/>
            <w:vAlign w:val="center"/>
            <w:shd w:fill="D9EAF7"/>
          </w:tcPr>
          <w:p>
            <w:pPr>
              <w:spacing w:after="0" w:before="0"/>
            </w:pPr>
            <w:r>
              <w:rPr>
                <w:sz w:val="18"/>
              </w:rPr>
            </w:r>
            <w:r>
              <w:rPr>
                <w:b/>
                <w:sz w:val="18"/>
              </w:rPr>
              <w:t>product_id</w:t>
            </w:r>
          </w:p>
        </w:tc>
        <w:tc>
          <w:tcPr>
            <w:tcW w:type="dxa" w:w="1654"/>
            <w:vAlign w:val="center"/>
            <w:shd w:fill="D9EAF7"/>
          </w:tcPr>
          <w:p>
            <w:pPr>
              <w:spacing w:after="0" w:before="0"/>
            </w:pPr>
            <w:r>
              <w:rPr>
                <w:sz w:val="18"/>
              </w:rPr>
            </w:r>
            <w:r>
              <w:rPr>
                <w:b/>
                <w:sz w:val="18"/>
              </w:rPr>
              <w:t>quantity</w:t>
            </w:r>
          </w:p>
        </w:tc>
        <w:tc>
          <w:tcPr>
            <w:tcW w:type="dxa" w:w="1654"/>
            <w:vAlign w:val="center"/>
            <w:shd w:fill="D9EAF7"/>
          </w:tcPr>
          <w:p>
            <w:pPr>
              <w:spacing w:after="0" w:before="0"/>
            </w:pPr>
            <w:r>
              <w:rPr>
                <w:sz w:val="18"/>
              </w:rPr>
            </w:r>
            <w:r>
              <w:rPr>
                <w:b/>
                <w:sz w:val="18"/>
              </w:rPr>
              <w:t>sales</w:t>
            </w:r>
          </w:p>
        </w:tc>
        <w:tc>
          <w:tcPr>
            <w:tcW w:type="dxa" w:w="1654"/>
            <w:vAlign w:val="center"/>
            <w:shd w:fill="D9EAF7"/>
          </w:tcPr>
          <w:p>
            <w:pPr>
              <w:spacing w:after="0" w:before="0"/>
            </w:pPr>
            <w:r>
              <w:rPr>
                <w:sz w:val="18"/>
              </w:rPr>
            </w:r>
            <w:r>
              <w:rPr>
                <w:b/>
                <w:sz w:val="18"/>
              </w:rPr>
              <w:t>profit</w:t>
            </w:r>
          </w:p>
        </w:tc>
      </w:tr>
      <w:tr>
        <w:tc>
          <w:tcPr>
            <w:tcW w:type="dxa" w:w="1654"/>
            <w:vAlign w:val="center"/>
          </w:tcPr>
          <w:p>
            <w:pPr>
              <w:spacing w:after="0" w:before="0"/>
            </w:pPr>
            <w:r>
              <w:rPr>
                <w:sz w:val="18"/>
              </w:rPr>
            </w:r>
            <w:r>
              <w:rPr>
                <w:b w:val="0"/>
                <w:sz w:val="18"/>
              </w:rPr>
              <w:t>1</w:t>
            </w:r>
          </w:p>
        </w:tc>
        <w:tc>
          <w:tcPr>
            <w:tcW w:type="dxa" w:w="1654"/>
            <w:vAlign w:val="center"/>
          </w:tcPr>
          <w:p>
            <w:pPr>
              <w:spacing w:after="0" w:before="0"/>
            </w:pPr>
            <w:r>
              <w:rPr>
                <w:sz w:val="18"/>
              </w:rPr>
            </w:r>
            <w:r>
              <w:rPr>
                <w:b w:val="0"/>
                <w:sz w:val="18"/>
              </w:rPr>
              <w:t>CA-2019-152156</w:t>
            </w:r>
          </w:p>
        </w:tc>
        <w:tc>
          <w:tcPr>
            <w:tcW w:type="dxa" w:w="1654"/>
            <w:vAlign w:val="center"/>
          </w:tcPr>
          <w:p>
            <w:pPr>
              <w:spacing w:after="0" w:before="0"/>
            </w:pPr>
            <w:r>
              <w:rPr>
                <w:sz w:val="18"/>
              </w:rPr>
            </w:r>
            <w:r>
              <w:rPr>
                <w:b w:val="0"/>
                <w:sz w:val="18"/>
              </w:rPr>
              <w:t>FUR-BO-10001798</w:t>
            </w:r>
          </w:p>
        </w:tc>
        <w:tc>
          <w:tcPr>
            <w:tcW w:type="dxa" w:w="1654"/>
            <w:vAlign w:val="center"/>
          </w:tcPr>
          <w:p>
            <w:pPr>
              <w:spacing w:after="0" w:before="0"/>
            </w:pPr>
            <w:r>
              <w:rPr>
                <w:sz w:val="18"/>
              </w:rPr>
            </w:r>
            <w:r>
              <w:rPr>
                <w:b w:val="0"/>
                <w:sz w:val="18"/>
              </w:rPr>
              <w:t>2</w:t>
            </w:r>
          </w:p>
        </w:tc>
        <w:tc>
          <w:tcPr>
            <w:tcW w:type="dxa" w:w="1654"/>
            <w:vAlign w:val="center"/>
          </w:tcPr>
          <w:p>
            <w:pPr>
              <w:spacing w:after="0" w:before="0"/>
            </w:pPr>
            <w:r>
              <w:rPr>
                <w:sz w:val="18"/>
              </w:rPr>
            </w:r>
            <w:r>
              <w:rPr>
                <w:b w:val="0"/>
                <w:sz w:val="18"/>
              </w:rPr>
              <w:t>261.96</w:t>
            </w:r>
          </w:p>
        </w:tc>
        <w:tc>
          <w:tcPr>
            <w:tcW w:type="dxa" w:w="1654"/>
            <w:vAlign w:val="center"/>
          </w:tcPr>
          <w:p>
            <w:pPr>
              <w:spacing w:after="0" w:before="0"/>
            </w:pPr>
            <w:r>
              <w:rPr>
                <w:sz w:val="18"/>
              </w:rPr>
            </w:r>
            <w:r>
              <w:rPr>
                <w:b w:val="0"/>
                <w:sz w:val="18"/>
              </w:rPr>
              <w:t>41.91</w:t>
            </w:r>
          </w:p>
        </w:tc>
      </w:tr>
      <w:tr>
        <w:tc>
          <w:tcPr>
            <w:tcW w:type="dxa" w:w="1654"/>
            <w:vAlign w:val="center"/>
          </w:tcPr>
          <w:p>
            <w:pPr>
              <w:spacing w:after="0" w:before="0"/>
            </w:pPr>
            <w:r>
              <w:rPr>
                <w:sz w:val="18"/>
              </w:rPr>
            </w:r>
            <w:r>
              <w:rPr>
                <w:b w:val="0"/>
                <w:sz w:val="18"/>
              </w:rPr>
              <w:t>2</w:t>
            </w:r>
          </w:p>
        </w:tc>
        <w:tc>
          <w:tcPr>
            <w:tcW w:type="dxa" w:w="1654"/>
            <w:vAlign w:val="center"/>
          </w:tcPr>
          <w:p>
            <w:pPr>
              <w:spacing w:after="0" w:before="0"/>
            </w:pPr>
            <w:r>
              <w:rPr>
                <w:sz w:val="18"/>
              </w:rPr>
            </w:r>
            <w:r>
              <w:rPr>
                <w:b w:val="0"/>
                <w:sz w:val="18"/>
              </w:rPr>
              <w:t>CA-2019-152156</w:t>
            </w:r>
          </w:p>
        </w:tc>
        <w:tc>
          <w:tcPr>
            <w:tcW w:type="dxa" w:w="1654"/>
            <w:vAlign w:val="center"/>
          </w:tcPr>
          <w:p>
            <w:pPr>
              <w:spacing w:after="0" w:before="0"/>
            </w:pPr>
            <w:r>
              <w:rPr>
                <w:sz w:val="18"/>
              </w:rPr>
            </w:r>
            <w:r>
              <w:rPr>
                <w:b w:val="0"/>
                <w:sz w:val="18"/>
              </w:rPr>
              <w:t>FUR-CH-10000454</w:t>
            </w:r>
          </w:p>
        </w:tc>
        <w:tc>
          <w:tcPr>
            <w:tcW w:type="dxa" w:w="1654"/>
            <w:vAlign w:val="center"/>
          </w:tcPr>
          <w:p>
            <w:pPr>
              <w:spacing w:after="0" w:before="0"/>
            </w:pPr>
            <w:r>
              <w:rPr>
                <w:sz w:val="18"/>
              </w:rPr>
            </w:r>
            <w:r>
              <w:rPr>
                <w:b w:val="0"/>
                <w:sz w:val="18"/>
              </w:rPr>
              <w:t>3</w:t>
            </w:r>
          </w:p>
        </w:tc>
        <w:tc>
          <w:tcPr>
            <w:tcW w:type="dxa" w:w="1654"/>
            <w:vAlign w:val="center"/>
          </w:tcPr>
          <w:p>
            <w:pPr>
              <w:spacing w:after="0" w:before="0"/>
            </w:pPr>
            <w:r>
              <w:rPr>
                <w:sz w:val="18"/>
              </w:rPr>
            </w:r>
            <w:r>
              <w:rPr>
                <w:b w:val="0"/>
                <w:sz w:val="18"/>
              </w:rPr>
              <w:t>731.94</w:t>
            </w:r>
          </w:p>
        </w:tc>
        <w:tc>
          <w:tcPr>
            <w:tcW w:type="dxa" w:w="1654"/>
            <w:vAlign w:val="center"/>
          </w:tcPr>
          <w:p>
            <w:pPr>
              <w:spacing w:after="0" w:before="0"/>
            </w:pPr>
            <w:r>
              <w:rPr>
                <w:sz w:val="18"/>
              </w:rPr>
            </w:r>
            <w:r>
              <w:rPr>
                <w:b w:val="0"/>
                <w:sz w:val="18"/>
              </w:rPr>
              <w:t>219.58</w:t>
            </w:r>
          </w:p>
        </w:tc>
      </w:tr>
    </w:tbl>
    <w:p>
      <w:pPr>
        <w:spacing w:after="60"/>
      </w:pPr>
    </w:p>
    <w:sectPr w:rsidR="00BE17E0" w:rsidRPr="006F645E"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18AC2D" w14:textId="77777777" w:rsidR="00E3777A" w:rsidRDefault="00E3777A" w:rsidP="00500742">
      <w:pPr>
        <w:spacing w:line="240" w:lineRule="auto"/>
      </w:pPr>
      <w:r>
        <w:separator/>
      </w:r>
    </w:p>
  </w:endnote>
  <w:endnote w:type="continuationSeparator" w:id="0">
    <w:p w14:paraId="4B14FE84" w14:textId="77777777" w:rsidR="00E3777A" w:rsidRDefault="00E3777A" w:rsidP="00500742">
      <w:pPr>
        <w:spacing w:line="240" w:lineRule="auto"/>
      </w:pPr>
      <w:r>
        <w:continuationSeparator/>
      </w:r>
    </w:p>
  </w:endnote>
  <w:endnote w:type="continuationNotice" w:id="1">
    <w:p w14:paraId="45686BD6" w14:textId="77777777" w:rsidR="00E3777A" w:rsidRDefault="00E3777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071C10" w14:textId="5C7A1EBA" w:rsidR="00904E0E" w:rsidRPr="00851FAD" w:rsidRDefault="005D1735" w:rsidP="005B4AE6">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sidR="009723F3">
      <w:rPr>
        <w:rStyle w:val="ac"/>
        <w:rFonts w:eastAsia="MS Gothic"/>
        <w:noProof/>
        <w:sz w:val="18"/>
        <w:szCs w:val="18"/>
      </w:rPr>
      <w:t>4</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04E0E" w:rsidRDefault="00E3777A" w:rsidP="002A572B">
          <w:pPr>
            <w:pStyle w:val="a7"/>
          </w:pPr>
          <w:r>
            <w:fldChar w:fldCharType="begin"/>
          </w:r>
          <w:r>
            <w:instrText xml:space="preserve"> DOCPROPERTY  Classification  \* MERGEFORMAT </w:instrText>
          </w:r>
          <w:r>
            <w:fldChar w:fldCharType="separate"/>
          </w:r>
          <w:r w:rsidR="000370D4">
            <w:t>Confidential</w:t>
          </w:r>
          <w:r>
            <w:fldChar w:fldCharType="end"/>
          </w:r>
          <w:r w:rsidR="005D1735">
            <w:tab/>
          </w:r>
        </w:p>
      </w:tc>
    </w:tr>
  </w:tbl>
  <w:p w14:paraId="629B217E" w14:textId="77777777" w:rsidR="00904E0E" w:rsidRPr="00205D53" w:rsidRDefault="005D1735" w:rsidP="007F4104">
    <w:pPr>
      <w:pStyle w:val="a7"/>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04E0E" w:rsidRDefault="005D1735" w:rsidP="0076784B">
          <w:pPr>
            <w:pStyle w:val="a7"/>
            <w:rPr>
              <w:b/>
            </w:rPr>
          </w:pPr>
          <w:r>
            <w:rPr>
              <w:b/>
            </w:rPr>
            <w:t>Legal Notice:</w:t>
          </w:r>
        </w:p>
      </w:tc>
      <w:tc>
        <w:tcPr>
          <w:tcW w:w="7613" w:type="dxa"/>
          <w:vAlign w:val="center"/>
          <w:hideMark/>
        </w:tcPr>
        <w:p w14:paraId="36AA4F7F" w14:textId="77777777" w:rsidR="00904E0E" w:rsidRDefault="005D1735" w:rsidP="0076784B">
          <w:pPr>
            <w:pStyle w:val="a7"/>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04E0E" w:rsidRDefault="00E3777A" w:rsidP="0076784B">
          <w:pPr>
            <w:pStyle w:val="a7"/>
          </w:pPr>
          <w:r>
            <w:fldChar w:fldCharType="begin"/>
          </w:r>
          <w:r>
            <w:instrText xml:space="preserve"> DOCPROPERTY  Classification  \* MERGEFORMAT </w:instrText>
          </w:r>
          <w:r>
            <w:fldChar w:fldCharType="separate"/>
          </w:r>
          <w:r w:rsidR="000370D4">
            <w:t>Confidential</w:t>
          </w:r>
          <w:r>
            <w:fldChar w:fldCharType="end"/>
          </w:r>
        </w:p>
      </w:tc>
    </w:tr>
  </w:tbl>
  <w:p w14:paraId="56E23E29" w14:textId="77777777" w:rsidR="00904E0E" w:rsidRDefault="005D1735" w:rsidP="002A572B">
    <w:pPr>
      <w:pStyle w:val="a7"/>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3CA480" w14:textId="77777777" w:rsidR="00E3777A" w:rsidRDefault="00E3777A" w:rsidP="00500742">
      <w:pPr>
        <w:spacing w:line="240" w:lineRule="auto"/>
      </w:pPr>
      <w:r>
        <w:separator/>
      </w:r>
    </w:p>
  </w:footnote>
  <w:footnote w:type="continuationSeparator" w:id="0">
    <w:p w14:paraId="59AB6419" w14:textId="77777777" w:rsidR="00E3777A" w:rsidRDefault="00E3777A" w:rsidP="00500742">
      <w:pPr>
        <w:spacing w:line="240" w:lineRule="auto"/>
      </w:pPr>
      <w:r>
        <w:continuationSeparator/>
      </w:r>
    </w:p>
  </w:footnote>
  <w:footnote w:type="continuationNotice" w:id="1">
    <w:p w14:paraId="77997873" w14:textId="77777777" w:rsidR="00E3777A" w:rsidRDefault="00E3777A">
      <w:pPr>
        <w:spacing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04E0E" w:rsidRDefault="007C4361" w:rsidP="002A572B">
          <w:pPr>
            <w:pStyle w:val="a9"/>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04E0E" w:rsidRDefault="00904E0E" w:rsidP="002A572B">
          <w:pPr>
            <w:pStyle w:val="a9"/>
          </w:pPr>
        </w:p>
      </w:tc>
    </w:tr>
    <w:tr w:rsidR="002A572B" w14:paraId="7634FCD1" w14:textId="77777777" w:rsidTr="006366F2">
      <w:trPr>
        <w:trHeight w:val="340"/>
      </w:trPr>
      <w:tc>
        <w:tcPr>
          <w:tcW w:w="8121" w:type="dxa"/>
          <w:vAlign w:val="center"/>
          <w:hideMark/>
        </w:tcPr>
        <w:p w14:paraId="74F97D7D" w14:textId="543EBFF4" w:rsidR="00904E0E" w:rsidRDefault="00426215" w:rsidP="002A19FA">
          <w:pPr>
            <w:pStyle w:val="a9"/>
            <w:tabs>
              <w:tab w:val="clear" w:pos="0"/>
            </w:tabs>
          </w:pPr>
          <w:r>
            <w:t>Business Template</w:t>
          </w:r>
        </w:p>
      </w:tc>
      <w:tc>
        <w:tcPr>
          <w:tcW w:w="1377" w:type="dxa"/>
          <w:vAlign w:val="center"/>
          <w:hideMark/>
        </w:tcPr>
        <w:p w14:paraId="22501B53" w14:textId="77777777" w:rsidR="00904E0E" w:rsidRDefault="005D1735" w:rsidP="002A572B">
          <w:pPr>
            <w:pStyle w:val="a9"/>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04E0E" w:rsidRPr="002A572B" w:rsidRDefault="005D1735" w:rsidP="002A572B">
    <w:pPr>
      <w:pStyle w:val="a9"/>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57DD6F34"/>
    <w:multiLevelType w:val="multilevel"/>
    <w:tmpl w:val="1436B0F0"/>
    <w:numStyleLink w:val="NumberList"/>
  </w:abstractNum>
  <w:abstractNum w:abstractNumId="14"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7"/>
  </w:num>
  <w:num w:numId="5">
    <w:abstractNumId w:val="5"/>
  </w:num>
  <w:num w:numId="6">
    <w:abstractNumId w:val="3"/>
  </w:num>
  <w:num w:numId="7">
    <w:abstractNumId w:val="15"/>
  </w:num>
  <w:num w:numId="8">
    <w:abstractNumId w:val="10"/>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12"/>
  </w:num>
  <w:num w:numId="15">
    <w:abstractNumId w:val="11"/>
  </w:num>
  <w:num w:numId="16">
    <w:abstractNumId w:val="8"/>
  </w:num>
  <w:num w:numId="17">
    <w:abstractNumId w:val="8"/>
    <w:lvlOverride w:ilvl="0">
      <w:startOverride w:val="1"/>
    </w:lvlOverride>
  </w:num>
  <w:num w:numId="18">
    <w:abstractNumId w:val="6"/>
  </w:num>
  <w:num w:numId="19">
    <w:abstractNumId w:val="9"/>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num>
  <w:num w:numId="24">
    <w:abstractNumId w:val="4"/>
  </w:num>
  <w:num w:numId="25">
    <w:abstractNumId w:val="4"/>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ecruiter">
    <w15:presenceInfo w15:providerId="None" w15:userId="Recruit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237A1"/>
    <w:rsid w:val="0003566E"/>
    <w:rsid w:val="00036D9D"/>
    <w:rsid w:val="000370D4"/>
    <w:rsid w:val="00047819"/>
    <w:rsid w:val="00074855"/>
    <w:rsid w:val="00104CAC"/>
    <w:rsid w:val="00125E85"/>
    <w:rsid w:val="00173F65"/>
    <w:rsid w:val="00192D26"/>
    <w:rsid w:val="002B3847"/>
    <w:rsid w:val="002C76CC"/>
    <w:rsid w:val="002E6935"/>
    <w:rsid w:val="00357E14"/>
    <w:rsid w:val="00407DD5"/>
    <w:rsid w:val="00426215"/>
    <w:rsid w:val="00444D3B"/>
    <w:rsid w:val="00480504"/>
    <w:rsid w:val="0048499B"/>
    <w:rsid w:val="004A4E69"/>
    <w:rsid w:val="00500742"/>
    <w:rsid w:val="00504C62"/>
    <w:rsid w:val="0057509B"/>
    <w:rsid w:val="00580835"/>
    <w:rsid w:val="005D1735"/>
    <w:rsid w:val="00666408"/>
    <w:rsid w:val="006C5206"/>
    <w:rsid w:val="006F645E"/>
    <w:rsid w:val="007B27B1"/>
    <w:rsid w:val="007C4361"/>
    <w:rsid w:val="00876D86"/>
    <w:rsid w:val="008D0346"/>
    <w:rsid w:val="00904E0E"/>
    <w:rsid w:val="0094703C"/>
    <w:rsid w:val="00950730"/>
    <w:rsid w:val="009723F3"/>
    <w:rsid w:val="00974743"/>
    <w:rsid w:val="009D7BE5"/>
    <w:rsid w:val="009E4BF9"/>
    <w:rsid w:val="009E7277"/>
    <w:rsid w:val="00AA68CA"/>
    <w:rsid w:val="00B00FF6"/>
    <w:rsid w:val="00B072EA"/>
    <w:rsid w:val="00B63965"/>
    <w:rsid w:val="00B83E56"/>
    <w:rsid w:val="00BE17E0"/>
    <w:rsid w:val="00C403FF"/>
    <w:rsid w:val="00C901A0"/>
    <w:rsid w:val="00CA3310"/>
    <w:rsid w:val="00CE6020"/>
    <w:rsid w:val="00D04DA9"/>
    <w:rsid w:val="00D20F53"/>
    <w:rsid w:val="00D61C9C"/>
    <w:rsid w:val="00DD31D9"/>
    <w:rsid w:val="00E016A3"/>
    <w:rsid w:val="00E12ACE"/>
    <w:rsid w:val="00E15F7E"/>
    <w:rsid w:val="00E3777A"/>
    <w:rsid w:val="00E43D86"/>
    <w:rsid w:val="00EB54C0"/>
    <w:rsid w:val="00F55A25"/>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1">
    <w:name w:val="heading 1"/>
    <w:aliases w:val="Attribute Heading 1,Section"/>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aliases w:val="Attribute Heading 2,Major"/>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aliases w:val="Table Attribute Heading"/>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5">
    <w:name w:val="heading 5"/>
    <w:basedOn w:val="4"/>
    <w:next w:val="a1"/>
    <w:link w:val="50"/>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6">
    <w:name w:val="heading 6"/>
    <w:basedOn w:val="5"/>
    <w:next w:val="a1"/>
    <w:link w:val="60"/>
    <w:qFormat/>
    <w:rsid w:val="00C403FF"/>
    <w:pPr>
      <w:widowControl w:val="0"/>
      <w:tabs>
        <w:tab w:val="clear" w:pos="3888"/>
        <w:tab w:val="num" w:pos="4968"/>
      </w:tabs>
      <w:ind w:left="4896"/>
      <w:outlineLvl w:val="5"/>
    </w:pPr>
    <w:rPr>
      <w:b w:val="0"/>
    </w:rPr>
  </w:style>
  <w:style w:type="paragraph" w:styleId="7">
    <w:name w:val="heading 7"/>
    <w:basedOn w:val="6"/>
    <w:next w:val="a1"/>
    <w:link w:val="70"/>
    <w:qFormat/>
    <w:rsid w:val="00C403FF"/>
    <w:pPr>
      <w:tabs>
        <w:tab w:val="clear" w:pos="4968"/>
        <w:tab w:val="center" w:pos="-2430"/>
        <w:tab w:val="num" w:pos="6192"/>
      </w:tabs>
      <w:ind w:left="6192" w:hanging="1296"/>
      <w:outlineLvl w:val="6"/>
    </w:pPr>
  </w:style>
  <w:style w:type="paragraph" w:styleId="8">
    <w:name w:val="heading 8"/>
    <w:basedOn w:val="a1"/>
    <w:next w:val="a1"/>
    <w:link w:val="80"/>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8"/>
    <w:next w:val="8"/>
    <w:link w:val="90"/>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Attribute Heading 1 Знак,Section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aliases w:val="Attribute Heading 2 Знак,Major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aliases w:val="Table Attribute Heading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Заголовок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unhideWhenUsed/>
    <w:rsid w:val="00500742"/>
    <w:pPr>
      <w:spacing w:line="240" w:lineRule="auto"/>
    </w:pPr>
  </w:style>
  <w:style w:type="character" w:customStyle="1" w:styleId="af0">
    <w:name w:val="Текст примечания Знак"/>
    <w:basedOn w:val="a3"/>
    <w:link w:val="af"/>
    <w:uiPriority w:val="99"/>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50">
    <w:name w:val="Заголовок 5 Знак"/>
    <w:basedOn w:val="a3"/>
    <w:link w:val="5"/>
    <w:rsid w:val="00C403FF"/>
    <w:rPr>
      <w:rFonts w:ascii="Arial" w:eastAsia="Times New Roman" w:hAnsi="Arial" w:cs="Times New Roman"/>
      <w:b/>
      <w:sz w:val="20"/>
      <w:szCs w:val="20"/>
    </w:rPr>
  </w:style>
  <w:style w:type="character" w:customStyle="1" w:styleId="60">
    <w:name w:val="Заголовок 6 Знак"/>
    <w:basedOn w:val="a3"/>
    <w:link w:val="6"/>
    <w:rsid w:val="00C403FF"/>
    <w:rPr>
      <w:rFonts w:ascii="Arial" w:eastAsia="Times New Roman" w:hAnsi="Arial" w:cs="Times New Roman"/>
      <w:sz w:val="20"/>
      <w:szCs w:val="20"/>
    </w:rPr>
  </w:style>
  <w:style w:type="character" w:customStyle="1" w:styleId="70">
    <w:name w:val="Заголовок 7 Знак"/>
    <w:basedOn w:val="a3"/>
    <w:link w:val="7"/>
    <w:rsid w:val="00C403FF"/>
    <w:rPr>
      <w:rFonts w:ascii="Arial" w:eastAsia="Times New Roman" w:hAnsi="Arial" w:cs="Times New Roman"/>
      <w:sz w:val="20"/>
      <w:szCs w:val="20"/>
    </w:rPr>
  </w:style>
  <w:style w:type="character" w:customStyle="1" w:styleId="90">
    <w:name w:val="Заголовок 9 Знак"/>
    <w:basedOn w:val="a3"/>
    <w:link w:val="9"/>
    <w:rsid w:val="00C403FF"/>
    <w:rPr>
      <w:rFonts w:ascii="Arial" w:eastAsia="Times New Roman" w:hAnsi="Arial" w:cs="Times New Roman"/>
      <w:b/>
      <w:sz w:val="20"/>
      <w:szCs w:val="20"/>
    </w:rPr>
  </w:style>
  <w:style w:type="character" w:customStyle="1" w:styleId="80">
    <w:name w:val="Заголовок 8 Знак"/>
    <w:basedOn w:val="a3"/>
    <w:link w:val="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af5">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af6">
    <w:name w:val="annotation reference"/>
    <w:basedOn w:val="a3"/>
    <w:uiPriority w:val="99"/>
    <w:semiHidden/>
    <w:unhideWhenUsed/>
    <w:rsid w:val="00B00FF6"/>
    <w:rPr>
      <w:sz w:val="16"/>
      <w:szCs w:val="16"/>
    </w:rPr>
  </w:style>
  <w:style w:type="character" w:customStyle="1" w:styleId="Mention">
    <w:name w:val="Mention"/>
    <w:basedOn w:val="a3"/>
    <w:uiPriority w:val="99"/>
    <w:unhideWhenUsed/>
    <w:rsid w:val="00036D9D"/>
    <w:rPr>
      <w:color w:val="2B579A"/>
      <w:shd w:val="clear" w:color="auto" w:fill="E6E6E6"/>
    </w:rPr>
  </w:style>
  <w:style w:type="paragraph" w:styleId="af7">
    <w:name w:val="Normal (Web)"/>
    <w:basedOn w:val="a1"/>
    <w:uiPriority w:val="99"/>
    <w:unhideWhenUsed/>
    <w:rsid w:val="000237A1"/>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892885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472</Words>
  <Characters>2691</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Recruiter</cp:lastModifiedBy>
  <cp:revision>23</cp:revision>
  <cp:lastPrinted>2021-02-26T07:14:00Z</cp:lastPrinted>
  <dcterms:created xsi:type="dcterms:W3CDTF">2021-01-22T08:29:00Z</dcterms:created>
  <dcterms:modified xsi:type="dcterms:W3CDTF">2026-04-28T02:47:00Z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